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27314E" w14:textId="77777777" w:rsidR="00CE34D7" w:rsidRDefault="00000000">
      <w:pPr>
        <w:pBdr>
          <w:top w:val="nil"/>
          <w:left w:val="nil"/>
          <w:bottom w:val="nil"/>
          <w:right w:val="nil"/>
          <w:between w:val="nil"/>
        </w:pBdr>
        <w:spacing w:line="276" w:lineRule="auto"/>
        <w:ind w:right="-331"/>
        <w:jc w:val="center"/>
        <w:rPr>
          <w:rFonts w:ascii="Times New Roman" w:eastAsia="Times New Roman" w:hAnsi="Times New Roman" w:cs="Times New Roman"/>
          <w:color w:val="000000"/>
          <w:sz w:val="48"/>
          <w:szCs w:val="48"/>
        </w:rPr>
      </w:pPr>
      <w:bookmarkStart w:id="0" w:name="30j0zll" w:colFirst="0" w:colLast="0"/>
      <w:bookmarkStart w:id="1" w:name="gjdgxs" w:colFirst="0" w:colLast="0"/>
      <w:bookmarkEnd w:id="0"/>
      <w:bookmarkEnd w:id="1"/>
      <w:r>
        <w:rPr>
          <w:rFonts w:ascii="Times New Roman" w:eastAsia="Times New Roman" w:hAnsi="Times New Roman" w:cs="Times New Roman"/>
          <w:color w:val="000000"/>
          <w:sz w:val="48"/>
          <w:szCs w:val="48"/>
        </w:rPr>
        <w:t>ISD TERM PROJECT</w:t>
      </w:r>
    </w:p>
    <w:p w14:paraId="0B9B6112" w14:textId="77777777" w:rsidR="00CE34D7" w:rsidRDefault="00000000">
      <w:pPr>
        <w:spacing w:line="276" w:lineRule="auto"/>
        <w:ind w:right="-331"/>
        <w:jc w:val="center"/>
        <w:rPr>
          <w:rFonts w:ascii="Times New Roman" w:eastAsia="Times New Roman" w:hAnsi="Times New Roman" w:cs="Times New Roman"/>
          <w:color w:val="000000"/>
          <w:sz w:val="48"/>
          <w:szCs w:val="48"/>
        </w:rPr>
      </w:pPr>
      <w:r>
        <w:rPr>
          <w:rFonts w:ascii="Times New Roman" w:eastAsia="Times New Roman" w:hAnsi="Times New Roman" w:cs="Times New Roman"/>
          <w:sz w:val="48"/>
          <w:szCs w:val="48"/>
        </w:rPr>
        <w:t>Software Requirements Specification (SRS) for</w:t>
      </w:r>
    </w:p>
    <w:p w14:paraId="62E799F2" w14:textId="77777777" w:rsidR="00CE34D7" w:rsidRDefault="00CE34D7">
      <w:pPr>
        <w:spacing w:line="276" w:lineRule="auto"/>
        <w:jc w:val="center"/>
        <w:rPr>
          <w:rFonts w:ascii="Times New Roman" w:eastAsia="Times New Roman" w:hAnsi="Times New Roman" w:cs="Times New Roman"/>
          <w:sz w:val="56"/>
          <w:szCs w:val="56"/>
        </w:rPr>
      </w:pPr>
    </w:p>
    <w:p w14:paraId="6A09D1C5" w14:textId="77777777" w:rsidR="00CE34D7" w:rsidRDefault="00000000">
      <w:pPr>
        <w:spacing w:line="276" w:lineRule="auto"/>
        <w:jc w:val="center"/>
        <w:rPr>
          <w:rFonts w:ascii="Times New Roman" w:eastAsia="Times New Roman" w:hAnsi="Times New Roman" w:cs="Times New Roman"/>
          <w:sz w:val="56"/>
          <w:szCs w:val="56"/>
        </w:rPr>
      </w:pPr>
      <w:r>
        <w:rPr>
          <w:rFonts w:ascii="Times New Roman" w:eastAsia="Times New Roman" w:hAnsi="Times New Roman" w:cs="Times New Roman"/>
          <w:sz w:val="56"/>
          <w:szCs w:val="56"/>
        </w:rPr>
        <w:t>Expense Tracker</w:t>
      </w:r>
    </w:p>
    <w:p w14:paraId="15C1723F" w14:textId="77777777" w:rsidR="00CE34D7" w:rsidRDefault="00CE34D7">
      <w:pPr>
        <w:spacing w:line="276" w:lineRule="auto"/>
        <w:rPr>
          <w:rFonts w:ascii="Times New Roman" w:eastAsia="Times New Roman" w:hAnsi="Times New Roman" w:cs="Times New Roman"/>
        </w:rPr>
      </w:pPr>
    </w:p>
    <w:p w14:paraId="3948A225" w14:textId="77777777" w:rsidR="00CE34D7" w:rsidRDefault="00CE34D7">
      <w:pPr>
        <w:spacing w:line="276" w:lineRule="auto"/>
        <w:rPr>
          <w:rFonts w:ascii="Times New Roman" w:eastAsia="Times New Roman" w:hAnsi="Times New Roman" w:cs="Times New Roman"/>
        </w:rPr>
      </w:pPr>
    </w:p>
    <w:p w14:paraId="32813551" w14:textId="77777777" w:rsidR="00CE34D7" w:rsidRDefault="00000000">
      <w:pPr>
        <w:keepNext/>
        <w:spacing w:line="276" w:lineRule="auto"/>
        <w:ind w:left="360"/>
        <w:jc w:val="center"/>
        <w:rPr>
          <w:rFonts w:ascii="Times New Roman" w:eastAsia="Times New Roman" w:hAnsi="Times New Roman" w:cs="Times New Roman"/>
          <w:sz w:val="54"/>
          <w:szCs w:val="54"/>
        </w:rPr>
      </w:pPr>
      <w:r>
        <w:rPr>
          <w:rFonts w:ascii="Times New Roman" w:eastAsia="Times New Roman" w:hAnsi="Times New Roman" w:cs="Times New Roman"/>
          <w:noProof/>
          <w:sz w:val="54"/>
          <w:szCs w:val="54"/>
        </w:rPr>
        <w:drawing>
          <wp:inline distT="0" distB="0" distL="0" distR="0" wp14:anchorId="3B89B2A6" wp14:editId="2C976B0A">
            <wp:extent cx="1882140" cy="1882140"/>
            <wp:effectExtent l="0" t="0" r="0" b="0"/>
            <wp:docPr id="8" name="image9.png" descr="logo UCP"/>
            <wp:cNvGraphicFramePr/>
            <a:graphic xmlns:a="http://schemas.openxmlformats.org/drawingml/2006/main">
              <a:graphicData uri="http://schemas.openxmlformats.org/drawingml/2006/picture">
                <pic:pic xmlns:pic="http://schemas.openxmlformats.org/drawingml/2006/picture">
                  <pic:nvPicPr>
                    <pic:cNvPr id="0" name="image9.png" descr="logo UCP"/>
                    <pic:cNvPicPr preferRelativeResize="0"/>
                  </pic:nvPicPr>
                  <pic:blipFill>
                    <a:blip r:embed="rId7"/>
                    <a:srcRect/>
                    <a:stretch>
                      <a:fillRect/>
                    </a:stretch>
                  </pic:blipFill>
                  <pic:spPr>
                    <a:xfrm>
                      <a:off x="0" y="0"/>
                      <a:ext cx="1882140" cy="1882140"/>
                    </a:xfrm>
                    <a:prstGeom prst="rect">
                      <a:avLst/>
                    </a:prstGeom>
                    <a:ln/>
                  </pic:spPr>
                </pic:pic>
              </a:graphicData>
            </a:graphic>
          </wp:inline>
        </w:drawing>
      </w:r>
    </w:p>
    <w:p w14:paraId="21E73008" w14:textId="77777777" w:rsidR="00CE34D7" w:rsidRDefault="00CE34D7">
      <w:pPr>
        <w:spacing w:line="276" w:lineRule="auto"/>
        <w:rPr>
          <w:rFonts w:ascii="Times New Roman" w:eastAsia="Times New Roman" w:hAnsi="Times New Roman" w:cs="Times New Roman"/>
          <w:sz w:val="30"/>
          <w:szCs w:val="30"/>
        </w:rPr>
      </w:pPr>
    </w:p>
    <w:p w14:paraId="3D2A60F3" w14:textId="77777777" w:rsidR="00CE34D7" w:rsidRDefault="00CE34D7">
      <w:pPr>
        <w:spacing w:line="276" w:lineRule="auto"/>
        <w:rPr>
          <w:rFonts w:ascii="Times New Roman" w:eastAsia="Times New Roman" w:hAnsi="Times New Roman" w:cs="Times New Roman"/>
          <w:sz w:val="30"/>
          <w:szCs w:val="30"/>
        </w:rPr>
      </w:pPr>
    </w:p>
    <w:p w14:paraId="1DD60D0A" w14:textId="77777777" w:rsidR="00CE34D7" w:rsidRDefault="00CE34D7">
      <w:pPr>
        <w:spacing w:line="276" w:lineRule="auto"/>
        <w:rPr>
          <w:rFonts w:ascii="Times New Roman" w:eastAsia="Times New Roman" w:hAnsi="Times New Roman" w:cs="Times New Roman"/>
          <w:sz w:val="30"/>
          <w:szCs w:val="30"/>
        </w:rPr>
      </w:pPr>
    </w:p>
    <w:p w14:paraId="37BF0C67" w14:textId="77777777" w:rsidR="00CE34D7" w:rsidRDefault="00000000">
      <w:pPr>
        <w:tabs>
          <w:tab w:val="left" w:pos="3007"/>
        </w:tabs>
        <w:spacing w:line="276" w:lineRule="auto"/>
        <w:jc w:val="center"/>
        <w:rPr>
          <w:rFonts w:ascii="Times New Roman" w:eastAsia="Times New Roman" w:hAnsi="Times New Roman" w:cs="Times New Roman"/>
        </w:rPr>
      </w:pPr>
      <w:r>
        <w:rPr>
          <w:rFonts w:ascii="Times New Roman" w:eastAsia="Times New Roman" w:hAnsi="Times New Roman" w:cs="Times New Roman"/>
        </w:rPr>
        <w:t>Project Advisor</w:t>
      </w:r>
    </w:p>
    <w:p w14:paraId="374BA81B" w14:textId="77777777" w:rsidR="00CE34D7" w:rsidRDefault="00CE34D7">
      <w:pPr>
        <w:tabs>
          <w:tab w:val="left" w:pos="3007"/>
        </w:tabs>
        <w:spacing w:line="276" w:lineRule="auto"/>
        <w:jc w:val="center"/>
        <w:rPr>
          <w:rFonts w:ascii="Times New Roman" w:eastAsia="Times New Roman" w:hAnsi="Times New Roman" w:cs="Times New Roman"/>
        </w:rPr>
      </w:pPr>
    </w:p>
    <w:p w14:paraId="6C7CE1BB" w14:textId="77777777" w:rsidR="00CE34D7" w:rsidRDefault="00000000">
      <w:pPr>
        <w:tabs>
          <w:tab w:val="left" w:pos="3007"/>
        </w:tabs>
        <w:spacing w:line="276" w:lineRule="auto"/>
        <w:jc w:val="center"/>
        <w:rPr>
          <w:rFonts w:ascii="Times New Roman" w:eastAsia="Times New Roman" w:hAnsi="Times New Roman" w:cs="Times New Roman"/>
          <w:b/>
        </w:rPr>
      </w:pPr>
      <w:r>
        <w:rPr>
          <w:rFonts w:ascii="Times New Roman" w:eastAsia="Times New Roman" w:hAnsi="Times New Roman" w:cs="Times New Roman"/>
          <w:b/>
        </w:rPr>
        <w:t>Ma’am Misbah Naz</w:t>
      </w:r>
    </w:p>
    <w:p w14:paraId="0DECBF8B" w14:textId="77777777" w:rsidR="00CE34D7" w:rsidRDefault="00CE34D7">
      <w:pPr>
        <w:spacing w:line="276" w:lineRule="auto"/>
        <w:rPr>
          <w:rFonts w:ascii="Times New Roman" w:eastAsia="Times New Roman" w:hAnsi="Times New Roman" w:cs="Times New Roman"/>
          <w:sz w:val="30"/>
          <w:szCs w:val="30"/>
        </w:rPr>
      </w:pPr>
    </w:p>
    <w:p w14:paraId="4E7CEDAB" w14:textId="77777777" w:rsidR="00CE34D7" w:rsidRDefault="00CE34D7">
      <w:pPr>
        <w:spacing w:line="276" w:lineRule="auto"/>
        <w:rPr>
          <w:rFonts w:ascii="Times New Roman" w:eastAsia="Times New Roman" w:hAnsi="Times New Roman" w:cs="Times New Roman"/>
          <w:sz w:val="30"/>
          <w:szCs w:val="30"/>
        </w:rPr>
      </w:pPr>
    </w:p>
    <w:p w14:paraId="29B69F7A" w14:textId="77777777" w:rsidR="00CE34D7" w:rsidRDefault="00CE34D7">
      <w:pPr>
        <w:spacing w:line="276" w:lineRule="auto"/>
        <w:rPr>
          <w:rFonts w:ascii="Times New Roman" w:eastAsia="Times New Roman" w:hAnsi="Times New Roman" w:cs="Times New Roman"/>
          <w:sz w:val="30"/>
          <w:szCs w:val="30"/>
        </w:rPr>
      </w:pPr>
    </w:p>
    <w:p w14:paraId="5E10C371" w14:textId="77777777" w:rsidR="00CE34D7" w:rsidRDefault="00000000">
      <w:pPr>
        <w:spacing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Presented by: </w:t>
      </w:r>
    </w:p>
    <w:p w14:paraId="4426A1C3" w14:textId="77777777" w:rsidR="00CE34D7" w:rsidRDefault="00000000">
      <w:pPr>
        <w:spacing w:line="276"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Group ID: 0917</w:t>
      </w:r>
    </w:p>
    <w:p w14:paraId="19189C45" w14:textId="77777777" w:rsidR="00CE34D7" w:rsidRDefault="00CE34D7">
      <w:pPr>
        <w:spacing w:line="276" w:lineRule="auto"/>
        <w:jc w:val="center"/>
        <w:rPr>
          <w:rFonts w:ascii="Times New Roman" w:eastAsia="Times New Roman" w:hAnsi="Times New Roman" w:cs="Times New Roman"/>
        </w:rPr>
      </w:pPr>
    </w:p>
    <w:p w14:paraId="602FC228" w14:textId="77777777" w:rsidR="00CE34D7" w:rsidRDefault="00000000">
      <w:pPr>
        <w:spacing w:line="276" w:lineRule="auto"/>
        <w:ind w:left="1440"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L1F21BSCS0917</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Taaha Hussain Khan</w:t>
      </w:r>
    </w:p>
    <w:p w14:paraId="23385020" w14:textId="77777777" w:rsidR="00CE34D7" w:rsidRDefault="00CE34D7">
      <w:pPr>
        <w:spacing w:line="276" w:lineRule="auto"/>
        <w:jc w:val="center"/>
        <w:rPr>
          <w:rFonts w:ascii="Times New Roman" w:eastAsia="Times New Roman" w:hAnsi="Times New Roman" w:cs="Times New Roman"/>
          <w:b/>
          <w:sz w:val="32"/>
          <w:szCs w:val="32"/>
        </w:rPr>
      </w:pPr>
    </w:p>
    <w:p w14:paraId="42669C10" w14:textId="77777777" w:rsidR="00CE34D7" w:rsidRDefault="00CE34D7">
      <w:pPr>
        <w:spacing w:line="276" w:lineRule="auto"/>
        <w:jc w:val="center"/>
        <w:rPr>
          <w:rFonts w:ascii="Times New Roman" w:eastAsia="Times New Roman" w:hAnsi="Times New Roman" w:cs="Times New Roman"/>
          <w:b/>
          <w:sz w:val="32"/>
          <w:szCs w:val="32"/>
        </w:rPr>
      </w:pPr>
    </w:p>
    <w:p w14:paraId="757DF3BE" w14:textId="77777777" w:rsidR="00CE34D7" w:rsidRDefault="00CE34D7">
      <w:pPr>
        <w:spacing w:line="276" w:lineRule="auto"/>
        <w:jc w:val="center"/>
        <w:rPr>
          <w:rFonts w:ascii="Times New Roman" w:eastAsia="Times New Roman" w:hAnsi="Times New Roman" w:cs="Times New Roman"/>
          <w:b/>
          <w:sz w:val="32"/>
          <w:szCs w:val="32"/>
        </w:rPr>
      </w:pPr>
    </w:p>
    <w:p w14:paraId="7BFCA95F" w14:textId="77777777" w:rsidR="00CE34D7" w:rsidRDefault="00000000">
      <w:pPr>
        <w:spacing w:line="276"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Faculty of Information Technology</w:t>
      </w:r>
    </w:p>
    <w:p w14:paraId="26FA8A57" w14:textId="77777777" w:rsidR="00CE34D7" w:rsidRDefault="00CE34D7">
      <w:pPr>
        <w:spacing w:line="276" w:lineRule="auto"/>
        <w:jc w:val="center"/>
        <w:rPr>
          <w:rFonts w:ascii="Times New Roman" w:eastAsia="Times New Roman" w:hAnsi="Times New Roman" w:cs="Times New Roman"/>
        </w:rPr>
      </w:pPr>
    </w:p>
    <w:p w14:paraId="7499E393" w14:textId="77777777" w:rsidR="00CE34D7" w:rsidRDefault="00000000">
      <w:pPr>
        <w:spacing w:line="276" w:lineRule="auto"/>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University of Central Punjab</w:t>
      </w:r>
    </w:p>
    <w:p w14:paraId="4EBC728A" w14:textId="77777777" w:rsidR="00CE34D7" w:rsidRDefault="00000000">
      <w:pPr>
        <w:pStyle w:val="Title"/>
        <w:spacing w:line="276" w:lineRule="auto"/>
        <w:jc w:val="center"/>
        <w:rPr>
          <w:rFonts w:ascii="Times New Roman" w:eastAsia="Times New Roman" w:hAnsi="Times New Roman" w:cs="Times New Roman"/>
        </w:rPr>
      </w:pPr>
      <w:r>
        <w:br w:type="page"/>
      </w:r>
      <w:r>
        <w:rPr>
          <w:rFonts w:ascii="Times New Roman" w:eastAsia="Times New Roman" w:hAnsi="Times New Roman" w:cs="Times New Roman"/>
        </w:rPr>
        <w:lastRenderedPageBreak/>
        <w:t xml:space="preserve">Software Requirements Specification </w:t>
      </w:r>
    </w:p>
    <w:p w14:paraId="2E8306F4" w14:textId="77777777" w:rsidR="00CE34D7" w:rsidRDefault="00000000">
      <w:pPr>
        <w:pStyle w:val="Title"/>
        <w:spacing w:line="276" w:lineRule="auto"/>
        <w:jc w:val="center"/>
        <w:rPr>
          <w:rFonts w:ascii="Times New Roman" w:eastAsia="Times New Roman" w:hAnsi="Times New Roman" w:cs="Times New Roman"/>
          <w:sz w:val="40"/>
          <w:szCs w:val="40"/>
        </w:rPr>
      </w:pPr>
      <w:r>
        <w:rPr>
          <w:rFonts w:ascii="Times New Roman" w:eastAsia="Times New Roman" w:hAnsi="Times New Roman" w:cs="Times New Roman"/>
        </w:rPr>
        <w:t>Version 1</w:t>
      </w:r>
    </w:p>
    <w:p w14:paraId="73AE8AEA" w14:textId="77777777" w:rsidR="00CE34D7" w:rsidRDefault="00000000">
      <w:pPr>
        <w:pStyle w:val="Title"/>
        <w:spacing w:line="276" w:lineRule="auto"/>
        <w:jc w:val="center"/>
        <w:rPr>
          <w:rFonts w:ascii="Times New Roman" w:eastAsia="Times New Roman" w:hAnsi="Times New Roman" w:cs="Times New Roman"/>
        </w:rPr>
      </w:pPr>
      <w:r>
        <w:rPr>
          <w:rFonts w:ascii="Times New Roman" w:eastAsia="Times New Roman" w:hAnsi="Times New Roman" w:cs="Times New Roman"/>
        </w:rPr>
        <w:t>Expense Tracker</w:t>
      </w:r>
    </w:p>
    <w:p w14:paraId="0A142FC4" w14:textId="77777777" w:rsidR="00CE34D7" w:rsidRDefault="00000000">
      <w:pPr>
        <w:pStyle w:val="Title"/>
        <w:spacing w:line="276" w:lineRule="auto"/>
        <w:jc w:val="center"/>
        <w:rPr>
          <w:rFonts w:ascii="Times New Roman" w:eastAsia="Times New Roman" w:hAnsi="Times New Roman" w:cs="Times New Roman"/>
        </w:rPr>
      </w:pPr>
      <w:r>
        <w:rPr>
          <w:rFonts w:ascii="Times New Roman" w:eastAsia="Times New Roman" w:hAnsi="Times New Roman" w:cs="Times New Roman"/>
        </w:rPr>
        <w:t>Advisor: Ma’am Misbah Naz</w:t>
      </w:r>
    </w:p>
    <w:p w14:paraId="43793650" w14:textId="77777777" w:rsidR="00CE34D7" w:rsidRDefault="00CE34D7">
      <w:pPr>
        <w:pStyle w:val="Title"/>
        <w:spacing w:line="276" w:lineRule="auto"/>
        <w:jc w:val="center"/>
        <w:rPr>
          <w:rFonts w:ascii="Times New Roman" w:eastAsia="Times New Roman" w:hAnsi="Times New Roman" w:cs="Times New Roman"/>
        </w:rPr>
      </w:pPr>
    </w:p>
    <w:p w14:paraId="1C25792D" w14:textId="77777777" w:rsidR="00CE34D7" w:rsidRDefault="00000000">
      <w:pPr>
        <w:pStyle w:val="Title"/>
        <w:spacing w:line="276" w:lineRule="auto"/>
        <w:jc w:val="center"/>
        <w:rPr>
          <w:rFonts w:ascii="Times New Roman" w:eastAsia="Times New Roman" w:hAnsi="Times New Roman" w:cs="Times New Roman"/>
        </w:rPr>
      </w:pPr>
      <w:r>
        <w:rPr>
          <w:rFonts w:ascii="Times New Roman" w:eastAsia="Times New Roman" w:hAnsi="Times New Roman" w:cs="Times New Roman"/>
        </w:rPr>
        <w:t>Group 0917</w:t>
      </w:r>
    </w:p>
    <w:p w14:paraId="64A66C37" w14:textId="77777777" w:rsidR="00CE34D7" w:rsidRDefault="00CE34D7">
      <w:pPr>
        <w:keepNext/>
        <w:pBdr>
          <w:top w:val="nil"/>
          <w:left w:val="nil"/>
          <w:bottom w:val="nil"/>
          <w:right w:val="nil"/>
          <w:between w:val="nil"/>
        </w:pBdr>
        <w:spacing w:before="60" w:after="60" w:line="276" w:lineRule="auto"/>
        <w:jc w:val="center"/>
        <w:rPr>
          <w:rFonts w:ascii="Times New Roman" w:eastAsia="Times New Roman" w:hAnsi="Times New Roman" w:cs="Times New Roman"/>
          <w:b/>
          <w:color w:val="000000"/>
          <w:sz w:val="32"/>
          <w:szCs w:val="32"/>
        </w:rPr>
      </w:pPr>
    </w:p>
    <w:tbl>
      <w:tblPr>
        <w:tblStyle w:val="a"/>
        <w:tblW w:w="1079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5"/>
        <w:gridCol w:w="2160"/>
        <w:gridCol w:w="2270"/>
        <w:gridCol w:w="759"/>
        <w:gridCol w:w="1967"/>
        <w:gridCol w:w="1124"/>
      </w:tblGrid>
      <w:tr w:rsidR="00CE34D7" w14:paraId="463A5C2E" w14:textId="77777777">
        <w:trPr>
          <w:trHeight w:val="675"/>
          <w:jc w:val="center"/>
        </w:trPr>
        <w:tc>
          <w:tcPr>
            <w:tcW w:w="2515" w:type="dxa"/>
            <w:vAlign w:val="center"/>
          </w:tcPr>
          <w:p w14:paraId="5F927503" w14:textId="77777777" w:rsidR="00CE34D7" w:rsidRDefault="00000000">
            <w:pPr>
              <w:pBdr>
                <w:top w:val="nil"/>
                <w:left w:val="nil"/>
                <w:bottom w:val="nil"/>
                <w:right w:val="nil"/>
                <w:between w:val="nil"/>
              </w:pBdr>
              <w:spacing w:line="276"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Member Name</w:t>
            </w:r>
          </w:p>
        </w:tc>
        <w:tc>
          <w:tcPr>
            <w:tcW w:w="2160" w:type="dxa"/>
            <w:vAlign w:val="center"/>
          </w:tcPr>
          <w:p w14:paraId="109FD7AC" w14:textId="77777777" w:rsidR="00CE34D7" w:rsidRDefault="00000000">
            <w:pPr>
              <w:pBdr>
                <w:top w:val="nil"/>
                <w:left w:val="nil"/>
                <w:bottom w:val="nil"/>
                <w:right w:val="nil"/>
                <w:between w:val="nil"/>
              </w:pBdr>
              <w:spacing w:line="276"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Primary Responsibility</w:t>
            </w:r>
          </w:p>
        </w:tc>
        <w:tc>
          <w:tcPr>
            <w:tcW w:w="2270" w:type="dxa"/>
          </w:tcPr>
          <w:p w14:paraId="5F21A452" w14:textId="77777777" w:rsidR="00CE34D7" w:rsidRDefault="00000000">
            <w:pPr>
              <w:pBdr>
                <w:top w:val="nil"/>
                <w:left w:val="nil"/>
                <w:bottom w:val="nil"/>
                <w:right w:val="nil"/>
                <w:between w:val="nil"/>
              </w:pBdr>
              <w:spacing w:line="276"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Contribution</w:t>
            </w:r>
          </w:p>
        </w:tc>
        <w:tc>
          <w:tcPr>
            <w:tcW w:w="759" w:type="dxa"/>
          </w:tcPr>
          <w:p w14:paraId="28A9B887" w14:textId="77777777" w:rsidR="00CE34D7" w:rsidRDefault="00000000">
            <w:pPr>
              <w:pBdr>
                <w:top w:val="nil"/>
                <w:left w:val="nil"/>
                <w:bottom w:val="nil"/>
                <w:right w:val="nil"/>
                <w:between w:val="nil"/>
              </w:pBdr>
              <w:spacing w:line="276"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Roll No</w:t>
            </w:r>
          </w:p>
        </w:tc>
        <w:tc>
          <w:tcPr>
            <w:tcW w:w="1967" w:type="dxa"/>
          </w:tcPr>
          <w:p w14:paraId="1218EB9D" w14:textId="77777777" w:rsidR="00CE34D7" w:rsidRDefault="00000000">
            <w:pPr>
              <w:pBdr>
                <w:top w:val="nil"/>
                <w:left w:val="nil"/>
                <w:bottom w:val="nil"/>
                <w:right w:val="nil"/>
                <w:between w:val="nil"/>
              </w:pBdr>
              <w:spacing w:line="276"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Serial #</w:t>
            </w:r>
          </w:p>
        </w:tc>
        <w:tc>
          <w:tcPr>
            <w:tcW w:w="1124" w:type="dxa"/>
          </w:tcPr>
          <w:p w14:paraId="61138DF8" w14:textId="77777777" w:rsidR="00CE34D7" w:rsidRDefault="00000000">
            <w:pPr>
              <w:pBdr>
                <w:top w:val="nil"/>
                <w:left w:val="nil"/>
                <w:bottom w:val="nil"/>
                <w:right w:val="nil"/>
                <w:between w:val="nil"/>
              </w:pBdr>
              <w:spacing w:line="276" w:lineRule="auto"/>
              <w:jc w:val="cente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28"/>
                <w:szCs w:val="28"/>
              </w:rPr>
              <w:t>Sign</w:t>
            </w:r>
          </w:p>
        </w:tc>
      </w:tr>
      <w:tr w:rsidR="00CE34D7" w14:paraId="1A46D719" w14:textId="77777777">
        <w:trPr>
          <w:trHeight w:val="309"/>
          <w:jc w:val="center"/>
        </w:trPr>
        <w:tc>
          <w:tcPr>
            <w:tcW w:w="2515" w:type="dxa"/>
          </w:tcPr>
          <w:p w14:paraId="47EF1891" w14:textId="77777777" w:rsidR="00CE34D7" w:rsidRDefault="00000000">
            <w:pPr>
              <w:pBdr>
                <w:top w:val="nil"/>
                <w:left w:val="nil"/>
                <w:bottom w:val="nil"/>
                <w:right w:val="nil"/>
                <w:between w:val="nil"/>
              </w:pBdr>
              <w:spacing w:line="276" w:lineRule="auto"/>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Taaha Hussain Khan</w:t>
            </w:r>
          </w:p>
        </w:tc>
        <w:tc>
          <w:tcPr>
            <w:tcW w:w="2160" w:type="dxa"/>
          </w:tcPr>
          <w:p w14:paraId="3A8E53EF" w14:textId="77777777" w:rsidR="00CE34D7" w:rsidRDefault="00CE34D7">
            <w:pPr>
              <w:pBdr>
                <w:top w:val="nil"/>
                <w:left w:val="nil"/>
                <w:bottom w:val="nil"/>
                <w:right w:val="nil"/>
                <w:between w:val="nil"/>
              </w:pBdr>
              <w:spacing w:line="276" w:lineRule="auto"/>
              <w:rPr>
                <w:rFonts w:ascii="Times New Roman" w:eastAsia="Times New Roman" w:hAnsi="Times New Roman" w:cs="Times New Roman"/>
                <w:b/>
                <w:color w:val="000000"/>
                <w:sz w:val="22"/>
                <w:szCs w:val="22"/>
              </w:rPr>
            </w:pPr>
          </w:p>
        </w:tc>
        <w:tc>
          <w:tcPr>
            <w:tcW w:w="2270" w:type="dxa"/>
          </w:tcPr>
          <w:p w14:paraId="0136C8D3" w14:textId="77777777" w:rsidR="00CE34D7" w:rsidRDefault="00000000">
            <w:pPr>
              <w:pBdr>
                <w:top w:val="nil"/>
                <w:left w:val="nil"/>
                <w:bottom w:val="nil"/>
                <w:right w:val="nil"/>
                <w:between w:val="nil"/>
              </w:pBdr>
              <w:spacing w:line="276" w:lineRule="auto"/>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100 %</w:t>
            </w:r>
          </w:p>
        </w:tc>
        <w:tc>
          <w:tcPr>
            <w:tcW w:w="759" w:type="dxa"/>
          </w:tcPr>
          <w:p w14:paraId="2DC307B1" w14:textId="77777777" w:rsidR="00CE34D7" w:rsidRDefault="00000000">
            <w:pPr>
              <w:pBdr>
                <w:top w:val="nil"/>
                <w:left w:val="nil"/>
                <w:bottom w:val="nil"/>
                <w:right w:val="nil"/>
                <w:between w:val="nil"/>
              </w:pBdr>
              <w:spacing w:line="276" w:lineRule="auto"/>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0917</w:t>
            </w:r>
          </w:p>
        </w:tc>
        <w:tc>
          <w:tcPr>
            <w:tcW w:w="1967" w:type="dxa"/>
          </w:tcPr>
          <w:p w14:paraId="2E0ADE41" w14:textId="77777777" w:rsidR="00CE34D7" w:rsidRDefault="00000000">
            <w:pPr>
              <w:pBdr>
                <w:top w:val="nil"/>
                <w:left w:val="nil"/>
                <w:bottom w:val="nil"/>
                <w:right w:val="nil"/>
                <w:between w:val="nil"/>
              </w:pBdr>
              <w:spacing w:line="276" w:lineRule="auto"/>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L1F21BSCS0917</w:t>
            </w:r>
          </w:p>
        </w:tc>
        <w:tc>
          <w:tcPr>
            <w:tcW w:w="1124" w:type="dxa"/>
          </w:tcPr>
          <w:p w14:paraId="71FD377E" w14:textId="77777777" w:rsidR="00CE34D7" w:rsidRDefault="00000000">
            <w:pPr>
              <w:pBdr>
                <w:top w:val="nil"/>
                <w:left w:val="nil"/>
                <w:bottom w:val="nil"/>
                <w:right w:val="nil"/>
                <w:between w:val="nil"/>
              </w:pBdr>
              <w:spacing w:line="276" w:lineRule="auto"/>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Taaha</w:t>
            </w:r>
          </w:p>
        </w:tc>
      </w:tr>
    </w:tbl>
    <w:p w14:paraId="2AB68EC2" w14:textId="77777777" w:rsidR="00CE34D7" w:rsidRDefault="00CE34D7">
      <w:pPr>
        <w:keepNext/>
        <w:pBdr>
          <w:top w:val="nil"/>
          <w:left w:val="nil"/>
          <w:bottom w:val="nil"/>
          <w:right w:val="nil"/>
          <w:between w:val="nil"/>
        </w:pBdr>
        <w:spacing w:before="60" w:after="60" w:line="276" w:lineRule="auto"/>
        <w:jc w:val="center"/>
        <w:rPr>
          <w:rFonts w:ascii="Times New Roman" w:eastAsia="Times New Roman" w:hAnsi="Times New Roman" w:cs="Times New Roman"/>
          <w:b/>
          <w:color w:val="000000"/>
          <w:sz w:val="32"/>
          <w:szCs w:val="32"/>
        </w:rPr>
        <w:sectPr w:rsidR="00CE34D7" w:rsidSect="002C18F7">
          <w:headerReference w:type="default" r:id="rId8"/>
          <w:pgSz w:w="12240" w:h="15840"/>
          <w:pgMar w:top="1440" w:right="1440" w:bottom="1440" w:left="1440" w:header="720" w:footer="720" w:gutter="0"/>
          <w:pgNumType w:start="1"/>
          <w:cols w:space="720"/>
        </w:sectPr>
      </w:pPr>
    </w:p>
    <w:p w14:paraId="388F768D" w14:textId="77777777" w:rsidR="00CE34D7" w:rsidRDefault="00000000">
      <w:pPr>
        <w:keepNext/>
        <w:keepLines/>
        <w:pBdr>
          <w:top w:val="nil"/>
          <w:left w:val="nil"/>
          <w:bottom w:val="nil"/>
          <w:right w:val="nil"/>
          <w:between w:val="nil"/>
        </w:pBdr>
        <w:spacing w:before="120" w:after="240" w:line="276" w:lineRule="auto"/>
        <w:rPr>
          <w:rFonts w:ascii="Times New Roman" w:eastAsia="Times New Roman" w:hAnsi="Times New Roman" w:cs="Times New Roman"/>
          <w:b/>
          <w:sz w:val="22"/>
          <w:szCs w:val="22"/>
        </w:rPr>
      </w:pPr>
      <w:r>
        <w:rPr>
          <w:rFonts w:ascii="Times New Roman" w:eastAsia="Times New Roman" w:hAnsi="Times New Roman" w:cs="Times New Roman"/>
          <w:b/>
          <w:color w:val="000000"/>
          <w:sz w:val="36"/>
          <w:szCs w:val="36"/>
        </w:rPr>
        <w:lastRenderedPageBreak/>
        <w:t xml:space="preserve">Table of </w:t>
      </w:r>
      <w:proofErr w:type="spellStart"/>
      <w:r>
        <w:rPr>
          <w:rFonts w:ascii="Times New Roman" w:eastAsia="Times New Roman" w:hAnsi="Times New Roman" w:cs="Times New Roman"/>
          <w:b/>
          <w:color w:val="000000"/>
          <w:sz w:val="36"/>
          <w:szCs w:val="36"/>
        </w:rPr>
        <w:t>Contents</w:t>
      </w:r>
      <w:r>
        <w:rPr>
          <w:rFonts w:ascii="Times New Roman" w:eastAsia="Times New Roman" w:hAnsi="Times New Roman" w:cs="Times New Roman"/>
          <w:b/>
          <w:sz w:val="36"/>
          <w:szCs w:val="36"/>
        </w:rPr>
        <w:t>Table</w:t>
      </w:r>
      <w:proofErr w:type="spellEnd"/>
      <w:r>
        <w:rPr>
          <w:rFonts w:ascii="Times New Roman" w:eastAsia="Times New Roman" w:hAnsi="Times New Roman" w:cs="Times New Roman"/>
          <w:b/>
          <w:sz w:val="36"/>
          <w:szCs w:val="36"/>
        </w:rPr>
        <w:t xml:space="preserve"> of </w:t>
      </w:r>
      <w:r>
        <w:rPr>
          <w:rFonts w:ascii="Times New Roman" w:eastAsia="Times New Roman" w:hAnsi="Times New Roman" w:cs="Times New Roman"/>
          <w:b/>
          <w:sz w:val="22"/>
          <w:szCs w:val="22"/>
        </w:rPr>
        <w:t>Contents...................................................................................................................................................... iii</w:t>
      </w:r>
    </w:p>
    <w:p w14:paraId="72C3E366" w14:textId="77777777" w:rsidR="00CE34D7" w:rsidRDefault="00000000">
      <w:pPr>
        <w:keepNext/>
        <w:keepLines/>
        <w:spacing w:before="240" w:after="240"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r>
        <w:rPr>
          <w:rFonts w:ascii="Times New Roman" w:eastAsia="Times New Roman" w:hAnsi="Times New Roman" w:cs="Times New Roman"/>
          <w:b/>
          <w:sz w:val="22"/>
          <w:szCs w:val="22"/>
        </w:rPr>
        <w:tab/>
        <w:t>Introduction and Background...................................................................................................... 1</w:t>
      </w:r>
    </w:p>
    <w:p w14:paraId="5FF7BAA3" w14:textId="4380408F" w:rsidR="00CE34D7" w:rsidRDefault="00000000">
      <w:pPr>
        <w:keepNext/>
        <w:keepLines/>
        <w:spacing w:before="240" w:after="240"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1.1     </w:t>
      </w:r>
      <w:r>
        <w:rPr>
          <w:rFonts w:ascii="Times New Roman" w:eastAsia="Times New Roman" w:hAnsi="Times New Roman" w:cs="Times New Roman"/>
          <w:b/>
          <w:sz w:val="22"/>
          <w:szCs w:val="22"/>
        </w:rPr>
        <w:tab/>
        <w:t xml:space="preserve">Product (Problem </w:t>
      </w:r>
      <w:r w:rsidR="00530107">
        <w:rPr>
          <w:rFonts w:ascii="Times New Roman" w:eastAsia="Times New Roman" w:hAnsi="Times New Roman" w:cs="Times New Roman"/>
          <w:b/>
          <w:sz w:val="22"/>
          <w:szCs w:val="22"/>
        </w:rPr>
        <w:t>Statement) ......................................................................................................</w:t>
      </w:r>
      <w:r>
        <w:rPr>
          <w:rFonts w:ascii="Times New Roman" w:eastAsia="Times New Roman" w:hAnsi="Times New Roman" w:cs="Times New Roman"/>
          <w:b/>
          <w:sz w:val="22"/>
          <w:szCs w:val="22"/>
        </w:rPr>
        <w:t xml:space="preserve"> 1</w:t>
      </w:r>
    </w:p>
    <w:p w14:paraId="3DBFDF59" w14:textId="5A79C5F0" w:rsidR="00CE34D7" w:rsidRDefault="00000000">
      <w:pPr>
        <w:keepNext/>
        <w:keepLines/>
        <w:spacing w:before="240" w:after="240"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1.2     </w:t>
      </w:r>
      <w:r>
        <w:rPr>
          <w:rFonts w:ascii="Times New Roman" w:eastAsia="Times New Roman" w:hAnsi="Times New Roman" w:cs="Times New Roman"/>
          <w:b/>
          <w:sz w:val="22"/>
          <w:szCs w:val="22"/>
        </w:rPr>
        <w:tab/>
        <w:t>Background.................................................................................................................................... 1</w:t>
      </w:r>
    </w:p>
    <w:p w14:paraId="04E834E6" w14:textId="77777777" w:rsidR="00CE34D7" w:rsidRDefault="00000000">
      <w:pPr>
        <w:keepNext/>
        <w:keepLines/>
        <w:spacing w:before="240" w:after="240"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1.3     </w:t>
      </w:r>
      <w:r>
        <w:rPr>
          <w:rFonts w:ascii="Times New Roman" w:eastAsia="Times New Roman" w:hAnsi="Times New Roman" w:cs="Times New Roman"/>
          <w:b/>
          <w:sz w:val="22"/>
          <w:szCs w:val="22"/>
        </w:rPr>
        <w:tab/>
        <w:t>Scope................................................................................................................................................ 1</w:t>
      </w:r>
    </w:p>
    <w:p w14:paraId="5B420DAE" w14:textId="2A39786E" w:rsidR="00CE34D7" w:rsidRDefault="00000000">
      <w:pPr>
        <w:keepNext/>
        <w:keepLines/>
        <w:spacing w:before="240" w:after="240"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1.4     </w:t>
      </w:r>
      <w:r>
        <w:rPr>
          <w:rFonts w:ascii="Times New Roman" w:eastAsia="Times New Roman" w:hAnsi="Times New Roman" w:cs="Times New Roman"/>
          <w:b/>
          <w:sz w:val="22"/>
          <w:szCs w:val="22"/>
        </w:rPr>
        <w:tab/>
        <w:t>Objective(s)/Aim(s)/Target(s)....................................................................................................... 1</w:t>
      </w:r>
    </w:p>
    <w:p w14:paraId="1013B9E9" w14:textId="77777777" w:rsidR="00CE34D7" w:rsidRDefault="00000000">
      <w:pPr>
        <w:keepNext/>
        <w:keepLines/>
        <w:spacing w:before="240" w:after="240"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1.5     </w:t>
      </w:r>
      <w:r>
        <w:rPr>
          <w:rFonts w:ascii="Times New Roman" w:eastAsia="Times New Roman" w:hAnsi="Times New Roman" w:cs="Times New Roman"/>
          <w:b/>
          <w:sz w:val="22"/>
          <w:szCs w:val="22"/>
        </w:rPr>
        <w:tab/>
        <w:t>Challenges....................................................................................................................................... 1</w:t>
      </w:r>
    </w:p>
    <w:p w14:paraId="5FCFD01F" w14:textId="77777777" w:rsidR="00CE34D7" w:rsidRDefault="00000000">
      <w:pPr>
        <w:keepNext/>
        <w:keepLines/>
        <w:spacing w:before="240" w:after="240"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1.6     </w:t>
      </w:r>
      <w:r>
        <w:rPr>
          <w:rFonts w:ascii="Times New Roman" w:eastAsia="Times New Roman" w:hAnsi="Times New Roman" w:cs="Times New Roman"/>
          <w:b/>
          <w:sz w:val="22"/>
          <w:szCs w:val="22"/>
        </w:rPr>
        <w:tab/>
        <w:t>Learning Outcomes........................................................................................................................ 2</w:t>
      </w:r>
    </w:p>
    <w:p w14:paraId="4270231B" w14:textId="79CDDC90" w:rsidR="00CE34D7" w:rsidRDefault="00000000">
      <w:pPr>
        <w:keepNext/>
        <w:keepLines/>
        <w:spacing w:before="240" w:after="240"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1.7     </w:t>
      </w:r>
      <w:r>
        <w:rPr>
          <w:rFonts w:ascii="Times New Roman" w:eastAsia="Times New Roman" w:hAnsi="Times New Roman" w:cs="Times New Roman"/>
          <w:b/>
          <w:sz w:val="22"/>
          <w:szCs w:val="22"/>
        </w:rPr>
        <w:tab/>
        <w:t>Nature of End Product.................................................................................................................. 2</w:t>
      </w:r>
    </w:p>
    <w:p w14:paraId="62FFA796" w14:textId="77777777" w:rsidR="00CE34D7" w:rsidRDefault="00000000">
      <w:pPr>
        <w:keepNext/>
        <w:keepLines/>
        <w:spacing w:before="240" w:after="240"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1.8     </w:t>
      </w:r>
      <w:r>
        <w:rPr>
          <w:rFonts w:ascii="Times New Roman" w:eastAsia="Times New Roman" w:hAnsi="Times New Roman" w:cs="Times New Roman"/>
          <w:b/>
          <w:sz w:val="22"/>
          <w:szCs w:val="22"/>
        </w:rPr>
        <w:tab/>
        <w:t>Completeness Criteria................................................................................................................... 2</w:t>
      </w:r>
    </w:p>
    <w:p w14:paraId="04CD0B19" w14:textId="77777777" w:rsidR="00CE34D7" w:rsidRDefault="00000000">
      <w:pPr>
        <w:keepNext/>
        <w:keepLines/>
        <w:spacing w:before="240" w:after="240"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1.9     </w:t>
      </w:r>
      <w:r>
        <w:rPr>
          <w:rFonts w:ascii="Times New Roman" w:eastAsia="Times New Roman" w:hAnsi="Times New Roman" w:cs="Times New Roman"/>
          <w:b/>
          <w:sz w:val="22"/>
          <w:szCs w:val="22"/>
        </w:rPr>
        <w:tab/>
        <w:t>Business Goals................................................................................................................................ 2</w:t>
      </w:r>
    </w:p>
    <w:p w14:paraId="492F7D3F" w14:textId="699380E3" w:rsidR="00CE34D7" w:rsidRDefault="00000000">
      <w:pPr>
        <w:keepNext/>
        <w:keepLines/>
        <w:spacing w:before="240" w:after="240" w:line="276" w:lineRule="auto"/>
        <w:rPr>
          <w:rFonts w:ascii="Times New Roman" w:eastAsia="Times New Roman" w:hAnsi="Times New Roman" w:cs="Times New Roman"/>
          <w:b/>
          <w:sz w:val="22"/>
          <w:szCs w:val="22"/>
        </w:rPr>
      </w:pPr>
      <w:proofErr w:type="gramStart"/>
      <w:r>
        <w:rPr>
          <w:rFonts w:ascii="Times New Roman" w:eastAsia="Times New Roman" w:hAnsi="Times New Roman" w:cs="Times New Roman"/>
          <w:b/>
          <w:sz w:val="22"/>
          <w:szCs w:val="22"/>
        </w:rPr>
        <w:t xml:space="preserve">1.10  </w:t>
      </w:r>
      <w:r>
        <w:rPr>
          <w:rFonts w:ascii="Times New Roman" w:eastAsia="Times New Roman" w:hAnsi="Times New Roman" w:cs="Times New Roman"/>
          <w:b/>
          <w:sz w:val="22"/>
          <w:szCs w:val="22"/>
        </w:rPr>
        <w:tab/>
      </w:r>
      <w:proofErr w:type="gramEnd"/>
      <w:r>
        <w:rPr>
          <w:rFonts w:ascii="Times New Roman" w:eastAsia="Times New Roman" w:hAnsi="Times New Roman" w:cs="Times New Roman"/>
          <w:b/>
          <w:sz w:val="22"/>
          <w:szCs w:val="22"/>
        </w:rPr>
        <w:t>Related Work/ Literature Survey/ Literature Review............................................................... 2</w:t>
      </w:r>
    </w:p>
    <w:p w14:paraId="3DE4B872" w14:textId="77777777" w:rsidR="00CE34D7" w:rsidRDefault="00000000">
      <w:pPr>
        <w:keepNext/>
        <w:keepLines/>
        <w:spacing w:before="240" w:after="240" w:line="276" w:lineRule="auto"/>
        <w:rPr>
          <w:rFonts w:ascii="Times New Roman" w:eastAsia="Times New Roman" w:hAnsi="Times New Roman" w:cs="Times New Roman"/>
          <w:b/>
          <w:sz w:val="22"/>
          <w:szCs w:val="22"/>
        </w:rPr>
      </w:pPr>
      <w:proofErr w:type="gramStart"/>
      <w:r>
        <w:rPr>
          <w:rFonts w:ascii="Times New Roman" w:eastAsia="Times New Roman" w:hAnsi="Times New Roman" w:cs="Times New Roman"/>
          <w:b/>
          <w:sz w:val="22"/>
          <w:szCs w:val="22"/>
        </w:rPr>
        <w:t xml:space="preserve">1.11  </w:t>
      </w:r>
      <w:r>
        <w:rPr>
          <w:rFonts w:ascii="Times New Roman" w:eastAsia="Times New Roman" w:hAnsi="Times New Roman" w:cs="Times New Roman"/>
          <w:b/>
          <w:sz w:val="22"/>
          <w:szCs w:val="22"/>
        </w:rPr>
        <w:tab/>
      </w:r>
      <w:proofErr w:type="gramEnd"/>
      <w:r>
        <w:rPr>
          <w:rFonts w:ascii="Times New Roman" w:eastAsia="Times New Roman" w:hAnsi="Times New Roman" w:cs="Times New Roman"/>
          <w:b/>
          <w:sz w:val="22"/>
          <w:szCs w:val="22"/>
        </w:rPr>
        <w:t>Document Conventions.................................................................................................................. 3</w:t>
      </w:r>
    </w:p>
    <w:p w14:paraId="0A84D019" w14:textId="77777777" w:rsidR="00CE34D7" w:rsidRDefault="00000000">
      <w:pPr>
        <w:keepNext/>
        <w:keepLines/>
        <w:spacing w:before="240" w:after="240"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2.</w:t>
      </w:r>
      <w:r>
        <w:rPr>
          <w:rFonts w:ascii="Times New Roman" w:eastAsia="Times New Roman" w:hAnsi="Times New Roman" w:cs="Times New Roman"/>
          <w:b/>
          <w:sz w:val="22"/>
          <w:szCs w:val="22"/>
        </w:rPr>
        <w:tab/>
        <w:t>Overall Description........................................................................................................................ 3</w:t>
      </w:r>
    </w:p>
    <w:p w14:paraId="24300B07" w14:textId="77777777" w:rsidR="00CE34D7" w:rsidRDefault="00000000">
      <w:pPr>
        <w:keepNext/>
        <w:keepLines/>
        <w:spacing w:before="240" w:after="240"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2.1     </w:t>
      </w:r>
      <w:r>
        <w:rPr>
          <w:rFonts w:ascii="Times New Roman" w:eastAsia="Times New Roman" w:hAnsi="Times New Roman" w:cs="Times New Roman"/>
          <w:b/>
          <w:sz w:val="22"/>
          <w:szCs w:val="22"/>
        </w:rPr>
        <w:tab/>
        <w:t>Product Features............................................................................................................................ 3</w:t>
      </w:r>
    </w:p>
    <w:p w14:paraId="6223CB01" w14:textId="77777777" w:rsidR="00CE34D7" w:rsidRDefault="00000000">
      <w:pPr>
        <w:keepNext/>
        <w:keepLines/>
        <w:spacing w:before="240" w:after="240"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2.2     </w:t>
      </w:r>
      <w:r>
        <w:rPr>
          <w:rFonts w:ascii="Times New Roman" w:eastAsia="Times New Roman" w:hAnsi="Times New Roman" w:cs="Times New Roman"/>
          <w:b/>
          <w:sz w:val="22"/>
          <w:szCs w:val="22"/>
        </w:rPr>
        <w:tab/>
        <w:t>User Classes and Characteristics.................................................................................................. 3</w:t>
      </w:r>
    </w:p>
    <w:p w14:paraId="122FDFCD" w14:textId="5AC478FA" w:rsidR="00CE34D7" w:rsidRDefault="00000000">
      <w:pPr>
        <w:keepNext/>
        <w:keepLines/>
        <w:spacing w:before="240" w:after="240"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2.3     </w:t>
      </w:r>
      <w:r>
        <w:rPr>
          <w:rFonts w:ascii="Times New Roman" w:eastAsia="Times New Roman" w:hAnsi="Times New Roman" w:cs="Times New Roman"/>
          <w:b/>
          <w:sz w:val="22"/>
          <w:szCs w:val="22"/>
        </w:rPr>
        <w:tab/>
        <w:t>Operating Environment................................................................................................................ 3</w:t>
      </w:r>
    </w:p>
    <w:p w14:paraId="51A9674E" w14:textId="77777777" w:rsidR="00CE34D7" w:rsidRDefault="00000000">
      <w:pPr>
        <w:keepNext/>
        <w:keepLines/>
        <w:spacing w:before="240" w:after="240"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2.4     </w:t>
      </w:r>
      <w:r>
        <w:rPr>
          <w:rFonts w:ascii="Times New Roman" w:eastAsia="Times New Roman" w:hAnsi="Times New Roman" w:cs="Times New Roman"/>
          <w:b/>
          <w:sz w:val="22"/>
          <w:szCs w:val="22"/>
        </w:rPr>
        <w:tab/>
        <w:t>Design and Implementation Constraints..................................................................................... 4</w:t>
      </w:r>
    </w:p>
    <w:p w14:paraId="6AECFF23" w14:textId="77777777" w:rsidR="00CE34D7" w:rsidRDefault="00000000">
      <w:pPr>
        <w:keepNext/>
        <w:keepLines/>
        <w:spacing w:before="240" w:after="240"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2.5     </w:t>
      </w:r>
      <w:r>
        <w:rPr>
          <w:rFonts w:ascii="Times New Roman" w:eastAsia="Times New Roman" w:hAnsi="Times New Roman" w:cs="Times New Roman"/>
          <w:b/>
          <w:sz w:val="22"/>
          <w:szCs w:val="22"/>
        </w:rPr>
        <w:tab/>
        <w:t>Assumptions and Dependencies.................................................................................................... 4</w:t>
      </w:r>
    </w:p>
    <w:p w14:paraId="2104DFD2" w14:textId="77777777" w:rsidR="00CE34D7" w:rsidRDefault="00000000">
      <w:pPr>
        <w:keepNext/>
        <w:keepLines/>
        <w:spacing w:before="240" w:after="240"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3.</w:t>
      </w:r>
      <w:r>
        <w:rPr>
          <w:rFonts w:ascii="Times New Roman" w:eastAsia="Times New Roman" w:hAnsi="Times New Roman" w:cs="Times New Roman"/>
          <w:b/>
          <w:sz w:val="22"/>
          <w:szCs w:val="22"/>
        </w:rPr>
        <w:tab/>
        <w:t>Project Management...................................................................................................................... 4</w:t>
      </w:r>
    </w:p>
    <w:p w14:paraId="530B49BD" w14:textId="77777777" w:rsidR="00CE34D7" w:rsidRDefault="00000000">
      <w:pPr>
        <w:keepNext/>
        <w:keepLines/>
        <w:spacing w:before="240" w:after="240"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3.1     </w:t>
      </w:r>
      <w:r>
        <w:rPr>
          <w:rFonts w:ascii="Times New Roman" w:eastAsia="Times New Roman" w:hAnsi="Times New Roman" w:cs="Times New Roman"/>
          <w:b/>
          <w:sz w:val="22"/>
          <w:szCs w:val="22"/>
        </w:rPr>
        <w:tab/>
        <w:t>Work Breakdown Structure (WBS)............................................................................................. 4</w:t>
      </w:r>
    </w:p>
    <w:p w14:paraId="7318B851" w14:textId="77777777" w:rsidR="00CE34D7" w:rsidRDefault="00000000">
      <w:pPr>
        <w:keepNext/>
        <w:keepLines/>
        <w:spacing w:before="240" w:after="240"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3.2     </w:t>
      </w:r>
      <w:r>
        <w:rPr>
          <w:rFonts w:ascii="Times New Roman" w:eastAsia="Times New Roman" w:hAnsi="Times New Roman" w:cs="Times New Roman"/>
          <w:b/>
          <w:sz w:val="22"/>
          <w:szCs w:val="22"/>
        </w:rPr>
        <w:tab/>
        <w:t>Develop an Activity Graph............................................................................................................ 5</w:t>
      </w:r>
    </w:p>
    <w:p w14:paraId="1663E168" w14:textId="77777777" w:rsidR="00CE34D7" w:rsidRDefault="00000000">
      <w:pPr>
        <w:keepNext/>
        <w:keepLines/>
        <w:spacing w:before="240" w:after="240"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3.3     </w:t>
      </w:r>
      <w:r>
        <w:rPr>
          <w:rFonts w:ascii="Times New Roman" w:eastAsia="Times New Roman" w:hAnsi="Times New Roman" w:cs="Times New Roman"/>
          <w:b/>
          <w:sz w:val="22"/>
          <w:szCs w:val="22"/>
        </w:rPr>
        <w:tab/>
        <w:t>Find the Critical Path.................................................................................................................... 6</w:t>
      </w:r>
    </w:p>
    <w:p w14:paraId="10CB0E81" w14:textId="77777777" w:rsidR="00CE34D7" w:rsidRDefault="00000000">
      <w:pPr>
        <w:keepNext/>
        <w:keepLines/>
        <w:spacing w:before="240" w:after="240"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lastRenderedPageBreak/>
        <w:t xml:space="preserve">3.4     </w:t>
      </w:r>
      <w:r>
        <w:rPr>
          <w:rFonts w:ascii="Times New Roman" w:eastAsia="Times New Roman" w:hAnsi="Times New Roman" w:cs="Times New Roman"/>
          <w:b/>
          <w:sz w:val="22"/>
          <w:szCs w:val="22"/>
        </w:rPr>
        <w:tab/>
        <w:t>Create a Gantt chart...................................................................................................................... 7</w:t>
      </w:r>
    </w:p>
    <w:p w14:paraId="58F8156C" w14:textId="77777777" w:rsidR="00CE34D7" w:rsidRDefault="00000000">
      <w:pPr>
        <w:keepNext/>
        <w:keepLines/>
        <w:spacing w:before="240" w:after="240"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 Phase II </w:t>
      </w:r>
    </w:p>
    <w:p w14:paraId="405AB0AB" w14:textId="77777777" w:rsidR="00CE34D7" w:rsidRDefault="00000000">
      <w:pPr>
        <w:keepNext/>
        <w:keepLines/>
        <w:spacing w:before="240" w:after="240"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4.</w:t>
      </w:r>
      <w:r>
        <w:rPr>
          <w:rFonts w:ascii="Times New Roman" w:eastAsia="Times New Roman" w:hAnsi="Times New Roman" w:cs="Times New Roman"/>
          <w:b/>
          <w:sz w:val="22"/>
          <w:szCs w:val="22"/>
        </w:rPr>
        <w:tab/>
        <w:t>Functional Requirements.............................................................................................................. 7</w:t>
      </w:r>
    </w:p>
    <w:p w14:paraId="72386131" w14:textId="3E61F9F8" w:rsidR="00CE34D7" w:rsidRDefault="00000000">
      <w:pPr>
        <w:keepNext/>
        <w:keepLines/>
        <w:spacing w:before="240" w:after="240"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4.1     </w:t>
      </w:r>
      <w:r>
        <w:rPr>
          <w:rFonts w:ascii="Times New Roman" w:eastAsia="Times New Roman" w:hAnsi="Times New Roman" w:cs="Times New Roman"/>
          <w:b/>
          <w:sz w:val="22"/>
          <w:szCs w:val="22"/>
        </w:rPr>
        <w:tab/>
        <w:t>Name of Use-Case 1………........................................................................................................... 8</w:t>
      </w:r>
    </w:p>
    <w:p w14:paraId="77F5832B" w14:textId="2FA195FC" w:rsidR="00CE34D7" w:rsidRDefault="00000000">
      <w:pPr>
        <w:keepNext/>
        <w:keepLines/>
        <w:spacing w:before="240" w:after="240"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4.2     </w:t>
      </w:r>
      <w:r>
        <w:rPr>
          <w:rFonts w:ascii="Times New Roman" w:eastAsia="Times New Roman" w:hAnsi="Times New Roman" w:cs="Times New Roman"/>
          <w:b/>
          <w:sz w:val="22"/>
          <w:szCs w:val="22"/>
        </w:rPr>
        <w:tab/>
        <w:t xml:space="preserve">Name of Use-Case 2 (and so </w:t>
      </w:r>
      <w:r w:rsidR="00530107">
        <w:rPr>
          <w:rFonts w:ascii="Times New Roman" w:eastAsia="Times New Roman" w:hAnsi="Times New Roman" w:cs="Times New Roman"/>
          <w:b/>
          <w:sz w:val="22"/>
          <w:szCs w:val="22"/>
        </w:rPr>
        <w:t>on) ...................................................................................................</w:t>
      </w:r>
      <w:r>
        <w:rPr>
          <w:rFonts w:ascii="Times New Roman" w:eastAsia="Times New Roman" w:hAnsi="Times New Roman" w:cs="Times New Roman"/>
          <w:b/>
          <w:sz w:val="22"/>
          <w:szCs w:val="22"/>
        </w:rPr>
        <w:t xml:space="preserve"> 9</w:t>
      </w:r>
    </w:p>
    <w:p w14:paraId="20B5F7E4" w14:textId="77777777" w:rsidR="00CE34D7" w:rsidRDefault="00000000">
      <w:pPr>
        <w:keepNext/>
        <w:keepLines/>
        <w:spacing w:before="240" w:after="240"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Requirements Analysis and Modeling..................................................................................................…10</w:t>
      </w:r>
    </w:p>
    <w:p w14:paraId="7FF3B5A0" w14:textId="77777777" w:rsidR="00CE34D7" w:rsidRDefault="00000000">
      <w:pPr>
        <w:keepNext/>
        <w:keepLines/>
        <w:spacing w:before="240" w:after="240"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5.</w:t>
      </w:r>
      <w:r>
        <w:rPr>
          <w:rFonts w:ascii="Times New Roman" w:eastAsia="Times New Roman" w:hAnsi="Times New Roman" w:cs="Times New Roman"/>
          <w:b/>
          <w:sz w:val="22"/>
          <w:szCs w:val="22"/>
        </w:rPr>
        <w:tab/>
        <w:t>Nonfunctional Requirements*.....................................................................................................13</w:t>
      </w:r>
    </w:p>
    <w:p w14:paraId="438BA61F" w14:textId="2CDAF95D" w:rsidR="00CE34D7" w:rsidRDefault="00000000">
      <w:pPr>
        <w:keepNext/>
        <w:keepLines/>
        <w:spacing w:before="240" w:after="240"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5.1     </w:t>
      </w:r>
      <w:r>
        <w:rPr>
          <w:rFonts w:ascii="Times New Roman" w:eastAsia="Times New Roman" w:hAnsi="Times New Roman" w:cs="Times New Roman"/>
          <w:b/>
          <w:sz w:val="22"/>
          <w:szCs w:val="22"/>
        </w:rPr>
        <w:tab/>
        <w:t>Performance Requirements.........................................................................................</w:t>
      </w:r>
      <w:r w:rsidR="00530107">
        <w:rPr>
          <w:rFonts w:ascii="Times New Roman" w:eastAsia="Times New Roman" w:hAnsi="Times New Roman" w:cs="Times New Roman"/>
          <w:b/>
          <w:sz w:val="22"/>
          <w:szCs w:val="22"/>
        </w:rPr>
        <w:t>...................................</w:t>
      </w:r>
      <w:r>
        <w:rPr>
          <w:rFonts w:ascii="Times New Roman" w:eastAsia="Times New Roman" w:hAnsi="Times New Roman" w:cs="Times New Roman"/>
          <w:b/>
          <w:sz w:val="22"/>
          <w:szCs w:val="22"/>
        </w:rPr>
        <w:t>.........……13</w:t>
      </w:r>
    </w:p>
    <w:p w14:paraId="5F70DBC9" w14:textId="77777777" w:rsidR="00CE34D7" w:rsidRDefault="00000000">
      <w:pPr>
        <w:keepNext/>
        <w:keepLines/>
        <w:spacing w:before="240" w:after="240"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5.2     </w:t>
      </w:r>
      <w:r>
        <w:rPr>
          <w:rFonts w:ascii="Times New Roman" w:eastAsia="Times New Roman" w:hAnsi="Times New Roman" w:cs="Times New Roman"/>
          <w:b/>
          <w:sz w:val="22"/>
          <w:szCs w:val="22"/>
        </w:rPr>
        <w:tab/>
        <w:t>Safety Requirements.....................................................................................................................13</w:t>
      </w:r>
    </w:p>
    <w:p w14:paraId="07AC96C6" w14:textId="2FA3FB61" w:rsidR="00CE34D7" w:rsidRDefault="00000000">
      <w:pPr>
        <w:keepNext/>
        <w:keepLines/>
        <w:spacing w:before="240" w:after="240"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5.3SecurityRequirements...........................................................................</w:t>
      </w:r>
      <w:r w:rsidR="00530107">
        <w:rPr>
          <w:rFonts w:ascii="Times New Roman" w:eastAsia="Times New Roman" w:hAnsi="Times New Roman" w:cs="Times New Roman"/>
          <w:b/>
          <w:sz w:val="22"/>
          <w:szCs w:val="22"/>
        </w:rPr>
        <w:t>............................</w:t>
      </w:r>
      <w:r>
        <w:rPr>
          <w:rFonts w:ascii="Times New Roman" w:eastAsia="Times New Roman" w:hAnsi="Times New Roman" w:cs="Times New Roman"/>
          <w:b/>
          <w:sz w:val="22"/>
          <w:szCs w:val="22"/>
        </w:rPr>
        <w:t>...................14</w:t>
      </w:r>
    </w:p>
    <w:p w14:paraId="0320DADD" w14:textId="77777777" w:rsidR="00CE34D7" w:rsidRDefault="00000000">
      <w:pPr>
        <w:keepNext/>
        <w:keepLines/>
        <w:spacing w:before="240" w:after="240"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5.4     </w:t>
      </w:r>
      <w:r>
        <w:rPr>
          <w:rFonts w:ascii="Times New Roman" w:eastAsia="Times New Roman" w:hAnsi="Times New Roman" w:cs="Times New Roman"/>
          <w:b/>
          <w:sz w:val="22"/>
          <w:szCs w:val="22"/>
        </w:rPr>
        <w:tab/>
        <w:t>Additional Software Quality Attributes......................................................................................14</w:t>
      </w:r>
    </w:p>
    <w:p w14:paraId="1E78F4DA" w14:textId="25733E1E" w:rsidR="00CE34D7" w:rsidRDefault="00000000">
      <w:pPr>
        <w:keepNext/>
        <w:keepLines/>
        <w:spacing w:before="240" w:after="240"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6.</w:t>
      </w:r>
      <w:r>
        <w:rPr>
          <w:rFonts w:ascii="Times New Roman" w:eastAsia="Times New Roman" w:hAnsi="Times New Roman" w:cs="Times New Roman"/>
          <w:b/>
          <w:sz w:val="22"/>
          <w:szCs w:val="22"/>
        </w:rPr>
        <w:tab/>
        <w:t>Other Requirements....................................................................................</w:t>
      </w:r>
      <w:r w:rsidR="00530107">
        <w:rPr>
          <w:rFonts w:ascii="Times New Roman" w:eastAsia="Times New Roman" w:hAnsi="Times New Roman" w:cs="Times New Roman"/>
          <w:b/>
          <w:sz w:val="22"/>
          <w:szCs w:val="22"/>
        </w:rPr>
        <w:t>.</w:t>
      </w:r>
      <w:r>
        <w:rPr>
          <w:rFonts w:ascii="Times New Roman" w:eastAsia="Times New Roman" w:hAnsi="Times New Roman" w:cs="Times New Roman"/>
          <w:b/>
          <w:sz w:val="22"/>
          <w:szCs w:val="22"/>
        </w:rPr>
        <w:t>................................14</w:t>
      </w:r>
    </w:p>
    <w:p w14:paraId="21561B41" w14:textId="77777777" w:rsidR="00CE34D7" w:rsidRDefault="00000000">
      <w:pPr>
        <w:keepNext/>
        <w:keepLines/>
        <w:spacing w:before="240" w:after="240"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7.</w:t>
      </w:r>
      <w:r>
        <w:rPr>
          <w:rFonts w:ascii="Times New Roman" w:eastAsia="Times New Roman" w:hAnsi="Times New Roman" w:cs="Times New Roman"/>
          <w:b/>
          <w:sz w:val="22"/>
          <w:szCs w:val="22"/>
        </w:rPr>
        <w:tab/>
        <w:t>Designing.................................................................................................................................. ….16</w:t>
      </w:r>
    </w:p>
    <w:p w14:paraId="7F603EBD" w14:textId="77777777" w:rsidR="00CE34D7" w:rsidRDefault="00000000">
      <w:pPr>
        <w:keepNext/>
        <w:keepLines/>
        <w:spacing w:before="240" w:after="240"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7.1     </w:t>
      </w:r>
      <w:r>
        <w:rPr>
          <w:rFonts w:ascii="Times New Roman" w:eastAsia="Times New Roman" w:hAnsi="Times New Roman" w:cs="Times New Roman"/>
          <w:b/>
          <w:sz w:val="22"/>
          <w:szCs w:val="22"/>
        </w:rPr>
        <w:tab/>
        <w:t>Complete class diagram................................................................................................................16</w:t>
      </w:r>
    </w:p>
    <w:p w14:paraId="2A53C65B" w14:textId="5122BC32" w:rsidR="00CE34D7" w:rsidRDefault="00000000">
      <w:pPr>
        <w:keepNext/>
        <w:keepLines/>
        <w:spacing w:before="240" w:after="240"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7.2     </w:t>
      </w:r>
      <w:r>
        <w:rPr>
          <w:rFonts w:ascii="Times New Roman" w:eastAsia="Times New Roman" w:hAnsi="Times New Roman" w:cs="Times New Roman"/>
          <w:b/>
          <w:sz w:val="22"/>
          <w:szCs w:val="22"/>
        </w:rPr>
        <w:tab/>
        <w:t xml:space="preserve">Complete Data Flow </w:t>
      </w:r>
      <w:proofErr w:type="gramStart"/>
      <w:r>
        <w:rPr>
          <w:rFonts w:ascii="Times New Roman" w:eastAsia="Times New Roman" w:hAnsi="Times New Roman" w:cs="Times New Roman"/>
          <w:b/>
          <w:sz w:val="22"/>
          <w:szCs w:val="22"/>
        </w:rPr>
        <w:t>Diagram(</w:t>
      </w:r>
      <w:proofErr w:type="gramEnd"/>
      <w:r>
        <w:rPr>
          <w:rFonts w:ascii="Times New Roman" w:eastAsia="Times New Roman" w:hAnsi="Times New Roman" w:cs="Times New Roman"/>
          <w:b/>
          <w:sz w:val="22"/>
          <w:szCs w:val="22"/>
        </w:rPr>
        <w:t>DFD)..........................................................................................17</w:t>
      </w:r>
    </w:p>
    <w:p w14:paraId="6AED67E6" w14:textId="2B39CFD1" w:rsidR="00CE34D7" w:rsidRDefault="00000000">
      <w:pPr>
        <w:keepNext/>
        <w:keepLines/>
        <w:spacing w:before="240" w:after="240"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7.3     </w:t>
      </w:r>
      <w:r>
        <w:rPr>
          <w:rFonts w:ascii="Times New Roman" w:eastAsia="Times New Roman" w:hAnsi="Times New Roman" w:cs="Times New Roman"/>
          <w:b/>
          <w:sz w:val="22"/>
          <w:szCs w:val="22"/>
        </w:rPr>
        <w:tab/>
        <w:t>Complete ER</w:t>
      </w:r>
      <w:r w:rsidR="00530107">
        <w:rPr>
          <w:rFonts w:ascii="Times New Roman" w:eastAsia="Times New Roman" w:hAnsi="Times New Roman" w:cs="Times New Roman"/>
          <w:b/>
          <w:sz w:val="22"/>
          <w:szCs w:val="22"/>
        </w:rPr>
        <w:t xml:space="preserve"> </w:t>
      </w:r>
      <w:r>
        <w:rPr>
          <w:rFonts w:ascii="Times New Roman" w:eastAsia="Times New Roman" w:hAnsi="Times New Roman" w:cs="Times New Roman"/>
          <w:b/>
          <w:sz w:val="22"/>
          <w:szCs w:val="22"/>
        </w:rPr>
        <w:t>Diagram.................................................................................................................17</w:t>
      </w:r>
    </w:p>
    <w:p w14:paraId="30B7D067" w14:textId="77777777" w:rsidR="00CE34D7" w:rsidRDefault="00000000">
      <w:pPr>
        <w:keepNext/>
        <w:keepLines/>
        <w:spacing w:before="240" w:after="240"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7.4     </w:t>
      </w:r>
      <w:r>
        <w:rPr>
          <w:rFonts w:ascii="Times New Roman" w:eastAsia="Times New Roman" w:hAnsi="Times New Roman" w:cs="Times New Roman"/>
          <w:b/>
          <w:sz w:val="22"/>
          <w:szCs w:val="22"/>
        </w:rPr>
        <w:tab/>
        <w:t>Physical design of your database.................................................................................................18</w:t>
      </w:r>
    </w:p>
    <w:p w14:paraId="16C2BDFC" w14:textId="77777777" w:rsidR="00CE34D7" w:rsidRDefault="00000000">
      <w:pPr>
        <w:keepNext/>
        <w:keepLines/>
        <w:spacing w:before="240" w:after="240"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7.5     </w:t>
      </w:r>
      <w:r>
        <w:rPr>
          <w:rFonts w:ascii="Times New Roman" w:eastAsia="Times New Roman" w:hAnsi="Times New Roman" w:cs="Times New Roman"/>
          <w:b/>
          <w:sz w:val="22"/>
          <w:szCs w:val="22"/>
        </w:rPr>
        <w:tab/>
        <w:t>Information on use of design patterns while designing the modules........................................19</w:t>
      </w:r>
    </w:p>
    <w:p w14:paraId="47FF39B9" w14:textId="77777777" w:rsidR="00CE34D7" w:rsidRDefault="00000000">
      <w:pPr>
        <w:keepNext/>
        <w:keepLines/>
        <w:spacing w:before="240" w:after="240"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7.6     </w:t>
      </w:r>
      <w:r>
        <w:rPr>
          <w:rFonts w:ascii="Times New Roman" w:eastAsia="Times New Roman" w:hAnsi="Times New Roman" w:cs="Times New Roman"/>
          <w:b/>
          <w:sz w:val="22"/>
          <w:szCs w:val="22"/>
        </w:rPr>
        <w:tab/>
        <w:t>Make a Sequence and a Collaboration diagram of following...................................................20</w:t>
      </w:r>
    </w:p>
    <w:p w14:paraId="25564B7F" w14:textId="77777777" w:rsidR="00CE34D7" w:rsidRDefault="00000000">
      <w:pPr>
        <w:keepNext/>
        <w:keepLines/>
        <w:spacing w:before="240" w:after="240"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7.6.1 </w:t>
      </w:r>
      <w:r>
        <w:rPr>
          <w:rFonts w:ascii="Times New Roman" w:eastAsia="Times New Roman" w:hAnsi="Times New Roman" w:cs="Times New Roman"/>
          <w:b/>
          <w:sz w:val="22"/>
          <w:szCs w:val="22"/>
        </w:rPr>
        <w:tab/>
        <w:t>Scenario 1.......................................................................................................................................20</w:t>
      </w:r>
    </w:p>
    <w:p w14:paraId="7A9B0014" w14:textId="77777777" w:rsidR="00CE34D7" w:rsidRDefault="00000000">
      <w:pPr>
        <w:keepNext/>
        <w:keepLines/>
        <w:spacing w:before="240" w:after="240"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7.6.2 </w:t>
      </w:r>
      <w:r>
        <w:rPr>
          <w:rFonts w:ascii="Times New Roman" w:eastAsia="Times New Roman" w:hAnsi="Times New Roman" w:cs="Times New Roman"/>
          <w:b/>
          <w:sz w:val="22"/>
          <w:szCs w:val="22"/>
        </w:rPr>
        <w:tab/>
        <w:t>Scenario 2......................................................................................................................................20</w:t>
      </w:r>
    </w:p>
    <w:p w14:paraId="275F0145" w14:textId="77777777" w:rsidR="00CE34D7" w:rsidRDefault="00000000">
      <w:pPr>
        <w:keepNext/>
        <w:keepLines/>
        <w:spacing w:before="240" w:after="240"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8.</w:t>
      </w:r>
      <w:r>
        <w:rPr>
          <w:rFonts w:ascii="Times New Roman" w:eastAsia="Times New Roman" w:hAnsi="Times New Roman" w:cs="Times New Roman"/>
          <w:b/>
          <w:sz w:val="22"/>
          <w:szCs w:val="22"/>
        </w:rPr>
        <w:tab/>
        <w:t>Estimation......................................................................................................................................21</w:t>
      </w:r>
    </w:p>
    <w:p w14:paraId="02C06D3E" w14:textId="77777777" w:rsidR="00CE34D7" w:rsidRDefault="00000000">
      <w:pPr>
        <w:keepNext/>
        <w:keepLines/>
        <w:spacing w:before="240" w:after="240" w:line="276" w:lineRule="auto"/>
        <w:rPr>
          <w:rFonts w:ascii="Times New Roman" w:eastAsia="Times New Roman" w:hAnsi="Times New Roman" w:cs="Times New Roman"/>
          <w:b/>
          <w:sz w:val="22"/>
          <w:szCs w:val="22"/>
        </w:rPr>
      </w:pPr>
      <w:bookmarkStart w:id="2" w:name="_1fob9te" w:colFirst="0" w:colLast="0"/>
      <w:bookmarkEnd w:id="2"/>
      <w:r>
        <w:rPr>
          <w:rFonts w:ascii="Times New Roman" w:eastAsia="Times New Roman" w:hAnsi="Times New Roman" w:cs="Times New Roman"/>
          <w:b/>
          <w:sz w:val="22"/>
          <w:szCs w:val="22"/>
        </w:rPr>
        <w:t xml:space="preserve">8.1     </w:t>
      </w:r>
      <w:r>
        <w:rPr>
          <w:rFonts w:ascii="Times New Roman" w:eastAsia="Times New Roman" w:hAnsi="Times New Roman" w:cs="Times New Roman"/>
          <w:b/>
          <w:sz w:val="22"/>
          <w:szCs w:val="22"/>
        </w:rPr>
        <w:tab/>
        <w:t>Cost Benefit Estimation................................................................................................................21</w:t>
      </w:r>
    </w:p>
    <w:p w14:paraId="2B2B8757" w14:textId="77777777" w:rsidR="00CE34D7" w:rsidRDefault="00000000">
      <w:pPr>
        <w:keepNext/>
        <w:keepLines/>
        <w:pBdr>
          <w:top w:val="nil"/>
          <w:left w:val="nil"/>
          <w:bottom w:val="nil"/>
          <w:right w:val="nil"/>
          <w:between w:val="nil"/>
        </w:pBdr>
        <w:spacing w:before="120" w:after="240" w:line="276" w:lineRule="auto"/>
        <w:rPr>
          <w:b/>
        </w:rPr>
      </w:pPr>
      <w:bookmarkStart w:id="3" w:name="_vurxwbb90dr" w:colFirst="0" w:colLast="0"/>
      <w:bookmarkEnd w:id="3"/>
      <w:r>
        <w:rPr>
          <w:b/>
        </w:rPr>
        <w:t>8.1.1</w:t>
      </w:r>
      <w:r>
        <w:rPr>
          <w:rFonts w:ascii="Arial" w:eastAsia="Arial" w:hAnsi="Arial" w:cs="Arial"/>
          <w:b/>
        </w:rPr>
        <w:tab/>
      </w:r>
      <w:r>
        <w:rPr>
          <w:b/>
        </w:rPr>
        <w:t>Return of Investment (ROI) {1</w:t>
      </w:r>
      <w:r>
        <w:rPr>
          <w:b/>
          <w:vertAlign w:val="superscript"/>
        </w:rPr>
        <w:t>st</w:t>
      </w:r>
      <w:r>
        <w:rPr>
          <w:b/>
        </w:rPr>
        <w:t xml:space="preserve"> year}           </w:t>
      </w:r>
    </w:p>
    <w:p w14:paraId="3FF3E7B4" w14:textId="77777777" w:rsidR="00CE34D7" w:rsidRDefault="00000000">
      <w:pPr>
        <w:keepNext/>
        <w:keepLines/>
        <w:spacing w:before="240" w:after="240" w:line="276" w:lineRule="auto"/>
        <w:rPr>
          <w:b/>
        </w:rPr>
      </w:pPr>
      <w:r>
        <w:rPr>
          <w:b/>
        </w:rPr>
        <w:lastRenderedPageBreak/>
        <w:t xml:space="preserve">8.3     </w:t>
      </w:r>
      <w:r>
        <w:rPr>
          <w:b/>
        </w:rPr>
        <w:tab/>
        <w:t>COCOMO Estimation.....................................................................................................22</w:t>
      </w:r>
    </w:p>
    <w:p w14:paraId="0B0CBFBB" w14:textId="77777777" w:rsidR="00CE34D7" w:rsidRDefault="00000000">
      <w:pPr>
        <w:keepNext/>
        <w:keepLines/>
        <w:spacing w:before="240" w:after="240" w:line="276" w:lineRule="auto"/>
        <w:rPr>
          <w:b/>
        </w:rPr>
      </w:pPr>
      <w:bookmarkStart w:id="4" w:name="_9dlgj9xu27h4" w:colFirst="0" w:colLast="0"/>
      <w:bookmarkEnd w:id="4"/>
      <w:r>
        <w:rPr>
          <w:b/>
        </w:rPr>
        <w:t>References................................................................................................................................... 22</w:t>
      </w:r>
    </w:p>
    <w:p w14:paraId="03242C86" w14:textId="77777777" w:rsidR="00CE34D7" w:rsidRDefault="00000000">
      <w:pPr>
        <w:keepNext/>
        <w:keepLines/>
        <w:spacing w:before="240" w:after="240" w:line="276" w:lineRule="auto"/>
        <w:rPr>
          <w:b/>
        </w:rPr>
      </w:pPr>
      <w:r>
        <w:rPr>
          <w:b/>
        </w:rPr>
        <w:t>Appendix A: Glossary.................................................................................................................22</w:t>
      </w:r>
    </w:p>
    <w:p w14:paraId="1DCCBE04" w14:textId="77777777" w:rsidR="00CE34D7" w:rsidRDefault="00CE34D7">
      <w:pPr>
        <w:keepNext/>
        <w:keepLines/>
        <w:pBdr>
          <w:top w:val="nil"/>
          <w:left w:val="nil"/>
          <w:bottom w:val="nil"/>
          <w:right w:val="nil"/>
          <w:between w:val="nil"/>
        </w:pBdr>
        <w:spacing w:before="120" w:after="240" w:line="276" w:lineRule="auto"/>
        <w:rPr>
          <w:b/>
        </w:rPr>
      </w:pPr>
      <w:bookmarkStart w:id="5" w:name="_amnv9f77kzx9" w:colFirst="0" w:colLast="0"/>
      <w:bookmarkEnd w:id="5"/>
    </w:p>
    <w:p w14:paraId="52A24ECF" w14:textId="77777777" w:rsidR="00CE34D7" w:rsidRDefault="00000000">
      <w:pPr>
        <w:keepNext/>
        <w:keepLines/>
        <w:pBdr>
          <w:top w:val="nil"/>
          <w:left w:val="nil"/>
          <w:bottom w:val="nil"/>
          <w:right w:val="nil"/>
          <w:between w:val="nil"/>
        </w:pBdr>
        <w:spacing w:before="120" w:after="240" w:line="276" w:lineRule="auto"/>
        <w:rPr>
          <w:rFonts w:ascii="Times New Roman" w:eastAsia="Times New Roman" w:hAnsi="Times New Roman" w:cs="Times New Roman"/>
        </w:rPr>
      </w:pPr>
      <w:bookmarkStart w:id="6" w:name="_fnxmyrmrg8ei" w:colFirst="0" w:colLast="0"/>
      <w:bookmarkEnd w:id="6"/>
      <w:r>
        <w:rPr>
          <w:rFonts w:ascii="Times New Roman" w:eastAsia="Times New Roman" w:hAnsi="Times New Roman" w:cs="Times New Roman"/>
        </w:rPr>
        <w:t>Revision History</w:t>
      </w:r>
    </w:p>
    <w:tbl>
      <w:tblPr>
        <w:tblStyle w:val="a0"/>
        <w:tblW w:w="986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160"/>
        <w:gridCol w:w="1170"/>
        <w:gridCol w:w="4954"/>
        <w:gridCol w:w="1584"/>
      </w:tblGrid>
      <w:tr w:rsidR="00CE34D7" w14:paraId="433769C5" w14:textId="77777777">
        <w:tc>
          <w:tcPr>
            <w:tcW w:w="2160" w:type="dxa"/>
            <w:tcBorders>
              <w:top w:val="single" w:sz="12" w:space="0" w:color="000000"/>
              <w:bottom w:val="single" w:sz="12" w:space="0" w:color="000000"/>
            </w:tcBorders>
          </w:tcPr>
          <w:p w14:paraId="37B64440" w14:textId="77777777" w:rsidR="00CE34D7" w:rsidRDefault="00000000">
            <w:pPr>
              <w:spacing w:before="40" w:after="40" w:line="276" w:lineRule="auto"/>
              <w:rPr>
                <w:rFonts w:ascii="Times New Roman" w:eastAsia="Times New Roman" w:hAnsi="Times New Roman" w:cs="Times New Roman"/>
                <w:b/>
              </w:rPr>
            </w:pPr>
            <w:r>
              <w:rPr>
                <w:rFonts w:ascii="Times New Roman" w:eastAsia="Times New Roman" w:hAnsi="Times New Roman" w:cs="Times New Roman"/>
                <w:b/>
              </w:rPr>
              <w:t>Name</w:t>
            </w:r>
          </w:p>
        </w:tc>
        <w:tc>
          <w:tcPr>
            <w:tcW w:w="1170" w:type="dxa"/>
            <w:tcBorders>
              <w:top w:val="single" w:sz="12" w:space="0" w:color="000000"/>
              <w:bottom w:val="single" w:sz="12" w:space="0" w:color="000000"/>
            </w:tcBorders>
          </w:tcPr>
          <w:p w14:paraId="6665180D" w14:textId="77777777" w:rsidR="00CE34D7" w:rsidRDefault="00000000">
            <w:pPr>
              <w:spacing w:before="40" w:after="40" w:line="276" w:lineRule="auto"/>
              <w:rPr>
                <w:rFonts w:ascii="Times New Roman" w:eastAsia="Times New Roman" w:hAnsi="Times New Roman" w:cs="Times New Roman"/>
                <w:b/>
              </w:rPr>
            </w:pPr>
            <w:r>
              <w:rPr>
                <w:rFonts w:ascii="Times New Roman" w:eastAsia="Times New Roman" w:hAnsi="Times New Roman" w:cs="Times New Roman"/>
                <w:b/>
              </w:rPr>
              <w:t>Date</w:t>
            </w:r>
          </w:p>
        </w:tc>
        <w:tc>
          <w:tcPr>
            <w:tcW w:w="4954" w:type="dxa"/>
            <w:tcBorders>
              <w:top w:val="single" w:sz="12" w:space="0" w:color="000000"/>
              <w:bottom w:val="single" w:sz="12" w:space="0" w:color="000000"/>
            </w:tcBorders>
          </w:tcPr>
          <w:p w14:paraId="4F588B88" w14:textId="77777777" w:rsidR="00CE34D7" w:rsidRDefault="00000000">
            <w:pPr>
              <w:spacing w:before="40" w:after="40" w:line="276" w:lineRule="auto"/>
              <w:rPr>
                <w:rFonts w:ascii="Times New Roman" w:eastAsia="Times New Roman" w:hAnsi="Times New Roman" w:cs="Times New Roman"/>
                <w:b/>
              </w:rPr>
            </w:pPr>
            <w:r>
              <w:rPr>
                <w:rFonts w:ascii="Times New Roman" w:eastAsia="Times New Roman" w:hAnsi="Times New Roman" w:cs="Times New Roman"/>
                <w:b/>
              </w:rPr>
              <w:t>Reason For Changes</w:t>
            </w:r>
          </w:p>
        </w:tc>
        <w:tc>
          <w:tcPr>
            <w:tcW w:w="1584" w:type="dxa"/>
            <w:tcBorders>
              <w:top w:val="single" w:sz="12" w:space="0" w:color="000000"/>
              <w:bottom w:val="single" w:sz="12" w:space="0" w:color="000000"/>
            </w:tcBorders>
          </w:tcPr>
          <w:p w14:paraId="12EDADF6" w14:textId="77777777" w:rsidR="00CE34D7" w:rsidRDefault="00000000">
            <w:pPr>
              <w:spacing w:before="40" w:after="40" w:line="276" w:lineRule="auto"/>
              <w:rPr>
                <w:rFonts w:ascii="Times New Roman" w:eastAsia="Times New Roman" w:hAnsi="Times New Roman" w:cs="Times New Roman"/>
                <w:b/>
              </w:rPr>
            </w:pPr>
            <w:r>
              <w:rPr>
                <w:rFonts w:ascii="Times New Roman" w:eastAsia="Times New Roman" w:hAnsi="Times New Roman" w:cs="Times New Roman"/>
                <w:b/>
              </w:rPr>
              <w:t>Version</w:t>
            </w:r>
          </w:p>
        </w:tc>
      </w:tr>
      <w:tr w:rsidR="00CE34D7" w14:paraId="49CD4F11" w14:textId="77777777">
        <w:tc>
          <w:tcPr>
            <w:tcW w:w="2160" w:type="dxa"/>
            <w:tcBorders>
              <w:top w:val="nil"/>
            </w:tcBorders>
          </w:tcPr>
          <w:p w14:paraId="3FE17545" w14:textId="77777777" w:rsidR="00CE34D7" w:rsidRDefault="00000000">
            <w:pPr>
              <w:spacing w:before="40" w:after="40" w:line="276" w:lineRule="auto"/>
              <w:rPr>
                <w:rFonts w:ascii="Times New Roman" w:eastAsia="Times New Roman" w:hAnsi="Times New Roman" w:cs="Times New Roman"/>
              </w:rPr>
            </w:pPr>
            <w:r>
              <w:rPr>
                <w:rFonts w:ascii="Times New Roman" w:eastAsia="Times New Roman" w:hAnsi="Times New Roman" w:cs="Times New Roman"/>
              </w:rPr>
              <w:t>Taaha Hussain Khan</w:t>
            </w:r>
          </w:p>
        </w:tc>
        <w:tc>
          <w:tcPr>
            <w:tcW w:w="1170" w:type="dxa"/>
            <w:tcBorders>
              <w:top w:val="nil"/>
            </w:tcBorders>
          </w:tcPr>
          <w:p w14:paraId="475CB594" w14:textId="77777777" w:rsidR="00CE34D7" w:rsidRDefault="00000000">
            <w:pPr>
              <w:spacing w:before="40" w:after="40" w:line="276" w:lineRule="auto"/>
              <w:rPr>
                <w:rFonts w:ascii="Times New Roman" w:eastAsia="Times New Roman" w:hAnsi="Times New Roman" w:cs="Times New Roman"/>
              </w:rPr>
            </w:pPr>
            <w:r>
              <w:rPr>
                <w:rFonts w:ascii="Times New Roman" w:eastAsia="Times New Roman" w:hAnsi="Times New Roman" w:cs="Times New Roman"/>
              </w:rPr>
              <w:t>04-12-2023</w:t>
            </w:r>
          </w:p>
        </w:tc>
        <w:tc>
          <w:tcPr>
            <w:tcW w:w="4954" w:type="dxa"/>
            <w:tcBorders>
              <w:top w:val="nil"/>
            </w:tcBorders>
          </w:tcPr>
          <w:p w14:paraId="4AAEBC9E" w14:textId="77777777" w:rsidR="00CE34D7" w:rsidRDefault="00000000">
            <w:pPr>
              <w:spacing w:before="40" w:after="40" w:line="276" w:lineRule="auto"/>
              <w:rPr>
                <w:rFonts w:ascii="Times New Roman" w:eastAsia="Times New Roman" w:hAnsi="Times New Roman" w:cs="Times New Roman"/>
              </w:rPr>
            </w:pPr>
            <w:r>
              <w:rPr>
                <w:rFonts w:ascii="Times New Roman" w:eastAsia="Times New Roman" w:hAnsi="Times New Roman" w:cs="Times New Roman"/>
              </w:rPr>
              <w:t>Initial Draft</w:t>
            </w:r>
          </w:p>
        </w:tc>
        <w:tc>
          <w:tcPr>
            <w:tcW w:w="1584" w:type="dxa"/>
            <w:tcBorders>
              <w:top w:val="nil"/>
            </w:tcBorders>
          </w:tcPr>
          <w:p w14:paraId="2C86C8AD" w14:textId="77777777" w:rsidR="00CE34D7" w:rsidRDefault="00000000">
            <w:pPr>
              <w:spacing w:before="40" w:after="40" w:line="276" w:lineRule="auto"/>
              <w:rPr>
                <w:rFonts w:ascii="Times New Roman" w:eastAsia="Times New Roman" w:hAnsi="Times New Roman" w:cs="Times New Roman"/>
              </w:rPr>
            </w:pPr>
            <w:r>
              <w:rPr>
                <w:rFonts w:ascii="Times New Roman" w:eastAsia="Times New Roman" w:hAnsi="Times New Roman" w:cs="Times New Roman"/>
              </w:rPr>
              <w:t>1</w:t>
            </w:r>
          </w:p>
        </w:tc>
      </w:tr>
    </w:tbl>
    <w:p w14:paraId="645F1E2F" w14:textId="77777777" w:rsidR="00CE34D7" w:rsidRDefault="00CE34D7">
      <w:pPr>
        <w:spacing w:line="276" w:lineRule="auto"/>
        <w:rPr>
          <w:rFonts w:ascii="Times New Roman" w:eastAsia="Times New Roman" w:hAnsi="Times New Roman" w:cs="Times New Roman"/>
          <w:b/>
        </w:rPr>
      </w:pPr>
    </w:p>
    <w:p w14:paraId="3015D734" w14:textId="77777777" w:rsidR="00CE34D7" w:rsidRDefault="00CE34D7">
      <w:pPr>
        <w:spacing w:line="276" w:lineRule="auto"/>
        <w:rPr>
          <w:rFonts w:ascii="Times New Roman" w:eastAsia="Times New Roman" w:hAnsi="Times New Roman" w:cs="Times New Roman"/>
        </w:rPr>
        <w:sectPr w:rsidR="00CE34D7" w:rsidSect="002C18F7">
          <w:headerReference w:type="default" r:id="rId9"/>
          <w:footerReference w:type="default" r:id="rId10"/>
          <w:pgSz w:w="12240" w:h="15840"/>
          <w:pgMar w:top="1440" w:right="1440" w:bottom="1440" w:left="1440" w:header="720" w:footer="720" w:gutter="0"/>
          <w:cols w:space="720"/>
        </w:sectPr>
      </w:pPr>
    </w:p>
    <w:p w14:paraId="50EDAF78" w14:textId="77777777" w:rsidR="00CE34D7" w:rsidRDefault="00000000">
      <w:pPr>
        <w:pStyle w:val="Heading1"/>
        <w:numPr>
          <w:ilvl w:val="0"/>
          <w:numId w:val="15"/>
        </w:numPr>
        <w:spacing w:line="276" w:lineRule="auto"/>
        <w:rPr>
          <w:rFonts w:ascii="Times New Roman" w:eastAsia="Times New Roman" w:hAnsi="Times New Roman" w:cs="Times New Roman"/>
          <w:sz w:val="28"/>
          <w:szCs w:val="28"/>
          <w:u w:val="single"/>
        </w:rPr>
      </w:pPr>
      <w:bookmarkStart w:id="7" w:name="_3znysh7" w:colFirst="0" w:colLast="0"/>
      <w:bookmarkEnd w:id="7"/>
      <w:r>
        <w:rPr>
          <w:rFonts w:ascii="Times New Roman" w:eastAsia="Times New Roman" w:hAnsi="Times New Roman" w:cs="Times New Roman"/>
          <w:sz w:val="28"/>
          <w:szCs w:val="28"/>
          <w:u w:val="single"/>
        </w:rPr>
        <w:lastRenderedPageBreak/>
        <w:t>Introduction and Background</w:t>
      </w:r>
    </w:p>
    <w:p w14:paraId="497176AB" w14:textId="77777777" w:rsidR="00CE34D7" w:rsidRDefault="00000000">
      <w:pPr>
        <w:pStyle w:val="Heading2"/>
        <w:numPr>
          <w:ilvl w:val="1"/>
          <w:numId w:val="15"/>
        </w:numPr>
        <w:spacing w:line="276" w:lineRule="auto"/>
        <w:rPr>
          <w:rFonts w:ascii="Times New Roman" w:eastAsia="Times New Roman" w:hAnsi="Times New Roman" w:cs="Times New Roman"/>
          <w:sz w:val="24"/>
          <w:szCs w:val="24"/>
          <w:u w:val="single"/>
        </w:rPr>
      </w:pPr>
      <w:bookmarkStart w:id="8" w:name="_2et92p0" w:colFirst="0" w:colLast="0"/>
      <w:bookmarkEnd w:id="8"/>
      <w:r>
        <w:rPr>
          <w:rFonts w:ascii="Times New Roman" w:eastAsia="Times New Roman" w:hAnsi="Times New Roman" w:cs="Times New Roman"/>
          <w:sz w:val="24"/>
          <w:szCs w:val="24"/>
          <w:u w:val="single"/>
        </w:rPr>
        <w:t>Product (Problem Statement)</w:t>
      </w:r>
    </w:p>
    <w:p w14:paraId="20E2636D" w14:textId="77777777" w:rsidR="00CE34D7" w:rsidRDefault="00000000">
      <w:pPr>
        <w:pStyle w:val="Heading2"/>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This project aims to develop a comprehensive expense tracker application that enables users to effortlessly manage their personal finances. The application will provide a user-friendly interface for recording, categorizing, and analyzing expenses, allowing users to gain insights into their spending habits and make informed financial decisions.</w:t>
      </w:r>
    </w:p>
    <w:p w14:paraId="280D1641" w14:textId="77777777" w:rsidR="00CE34D7" w:rsidRDefault="00000000">
      <w:pPr>
        <w:pStyle w:val="Heading2"/>
        <w:numPr>
          <w:ilvl w:val="1"/>
          <w:numId w:val="15"/>
        </w:numPr>
        <w:spacing w:line="276" w:lineRule="auto"/>
        <w:rPr>
          <w:rFonts w:ascii="Times New Roman" w:eastAsia="Times New Roman" w:hAnsi="Times New Roman" w:cs="Times New Roman"/>
          <w:sz w:val="24"/>
          <w:szCs w:val="24"/>
          <w:u w:val="single"/>
        </w:rPr>
      </w:pPr>
      <w:bookmarkStart w:id="9" w:name="_tyjcwt" w:colFirst="0" w:colLast="0"/>
      <w:bookmarkEnd w:id="9"/>
      <w:r>
        <w:rPr>
          <w:rFonts w:ascii="Times New Roman" w:eastAsia="Times New Roman" w:hAnsi="Times New Roman" w:cs="Times New Roman"/>
          <w:sz w:val="24"/>
          <w:szCs w:val="24"/>
          <w:u w:val="single"/>
        </w:rPr>
        <w:t>Background</w:t>
      </w:r>
    </w:p>
    <w:p w14:paraId="191B844C" w14:textId="77777777" w:rsidR="00CE34D7" w:rsidRDefault="00000000">
      <w:pPr>
        <w:pStyle w:val="Heading2"/>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In today's fast-paced world, managing personal finances can be a daunting task. With a multitude of expenses to track, it's easy to lose sight of spending patterns and make unplanned expenditures. Traditional methods of expense tracking, such as spreadsheets or notebooks, often prove cumbersome and inefficient.</w:t>
      </w:r>
    </w:p>
    <w:p w14:paraId="4FAF126D" w14:textId="77777777" w:rsidR="00CE34D7" w:rsidRDefault="00000000">
      <w:pPr>
        <w:pStyle w:val="Heading2"/>
        <w:numPr>
          <w:ilvl w:val="1"/>
          <w:numId w:val="15"/>
        </w:numPr>
        <w:spacing w:line="276"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Scope</w:t>
      </w:r>
    </w:p>
    <w:p w14:paraId="0A62CFFE" w14:textId="77777777" w:rsidR="00CE34D7" w:rsidRDefault="00000000">
      <w:pPr>
        <w:pStyle w:val="Heading2"/>
        <w:spacing w:line="276" w:lineRule="auto"/>
        <w:rPr>
          <w:rFonts w:ascii="Times New Roman" w:eastAsia="Times New Roman" w:hAnsi="Times New Roman" w:cs="Times New Roman"/>
          <w:sz w:val="24"/>
          <w:szCs w:val="24"/>
        </w:rPr>
      </w:pPr>
      <w:bookmarkStart w:id="10" w:name="_3dy6vkm" w:colFirst="0" w:colLast="0"/>
      <w:bookmarkEnd w:id="10"/>
      <w:r>
        <w:rPr>
          <w:rFonts w:ascii="Times New Roman" w:eastAsia="Times New Roman" w:hAnsi="Times New Roman" w:cs="Times New Roman"/>
          <w:b w:val="0"/>
          <w:sz w:val="24"/>
          <w:szCs w:val="24"/>
        </w:rPr>
        <w:t>The scope of this project encompasses the development of a mobile application that caters to individuals seeking to manage their personal expenses. The application will provide functionalities for recording expenses, creating expense categories, generating reports, and setting spending limits.</w:t>
      </w:r>
    </w:p>
    <w:p w14:paraId="0BD20870" w14:textId="77777777" w:rsidR="00CE34D7" w:rsidRDefault="00000000">
      <w:pPr>
        <w:pStyle w:val="Heading2"/>
        <w:numPr>
          <w:ilvl w:val="1"/>
          <w:numId w:val="15"/>
        </w:numPr>
        <w:spacing w:line="276" w:lineRule="auto"/>
        <w:rPr>
          <w:rFonts w:ascii="Times New Roman" w:eastAsia="Times New Roman" w:hAnsi="Times New Roman" w:cs="Times New Roman"/>
          <w:sz w:val="24"/>
          <w:szCs w:val="24"/>
          <w:u w:val="single"/>
        </w:rPr>
      </w:pPr>
      <w:bookmarkStart w:id="11" w:name="_1t3h5sf" w:colFirst="0" w:colLast="0"/>
      <w:bookmarkEnd w:id="11"/>
      <w:r>
        <w:rPr>
          <w:rFonts w:ascii="Times New Roman" w:eastAsia="Times New Roman" w:hAnsi="Times New Roman" w:cs="Times New Roman"/>
          <w:sz w:val="24"/>
          <w:szCs w:val="24"/>
          <w:u w:val="single"/>
        </w:rPr>
        <w:t>Objective(s)/Aim(s)/Target(s)</w:t>
      </w:r>
    </w:p>
    <w:p w14:paraId="139A56E7" w14:textId="77777777" w:rsidR="00CE34D7" w:rsidRDefault="00000000">
      <w:pPr>
        <w:pStyle w:val="Heading2"/>
        <w:spacing w:line="276" w:lineRule="auto"/>
        <w:jc w:val="both"/>
        <w:rPr>
          <w:rFonts w:ascii="Times New Roman" w:eastAsia="Times New Roman" w:hAnsi="Times New Roman" w:cs="Times New Roman"/>
        </w:rPr>
      </w:pPr>
      <w:r>
        <w:rPr>
          <w:rFonts w:ascii="Times New Roman" w:eastAsia="Times New Roman" w:hAnsi="Times New Roman" w:cs="Times New Roman"/>
          <w:b w:val="0"/>
          <w:sz w:val="24"/>
          <w:szCs w:val="24"/>
        </w:rPr>
        <w:t>The primary objectives of this project are as follows:</w:t>
      </w:r>
    </w:p>
    <w:p w14:paraId="2304A7D3" w14:textId="77777777" w:rsidR="00CE34D7" w:rsidRDefault="00000000">
      <w:pPr>
        <w:numPr>
          <w:ilvl w:val="0"/>
          <w:numId w:val="2"/>
        </w:numPr>
        <w:pBdr>
          <w:top w:val="nil"/>
          <w:left w:val="nil"/>
          <w:bottom w:val="nil"/>
          <w:right w:val="nil"/>
          <w:between w:val="nil"/>
        </w:pBdr>
        <w:spacing w:line="276" w:lineRule="auto"/>
        <w:jc w:val="both"/>
        <w:rPr>
          <w:color w:val="000000"/>
        </w:rPr>
      </w:pPr>
      <w:r>
        <w:rPr>
          <w:rFonts w:ascii="Times New Roman" w:eastAsia="Times New Roman" w:hAnsi="Times New Roman" w:cs="Times New Roman"/>
          <w:color w:val="000000"/>
        </w:rPr>
        <w:t>To develop a user-friendly expense tracker application that seamlessly integrates into users' daily lives.</w:t>
      </w:r>
    </w:p>
    <w:p w14:paraId="04A6FD35" w14:textId="77777777" w:rsidR="00CE34D7" w:rsidRDefault="00000000">
      <w:pPr>
        <w:numPr>
          <w:ilvl w:val="0"/>
          <w:numId w:val="2"/>
        </w:numPr>
        <w:pBdr>
          <w:top w:val="nil"/>
          <w:left w:val="nil"/>
          <w:bottom w:val="nil"/>
          <w:right w:val="nil"/>
          <w:between w:val="nil"/>
        </w:pBdr>
        <w:spacing w:line="276" w:lineRule="auto"/>
        <w:jc w:val="both"/>
        <w:rPr>
          <w:color w:val="000000"/>
        </w:rPr>
      </w:pPr>
      <w:r>
        <w:rPr>
          <w:rFonts w:ascii="Times New Roman" w:eastAsia="Times New Roman" w:hAnsi="Times New Roman" w:cs="Times New Roman"/>
          <w:color w:val="000000"/>
        </w:rPr>
        <w:t>To provide comprehensive expense tracking capabilities, enabling users to record, categorize, and analyze their expenses effectively.</w:t>
      </w:r>
    </w:p>
    <w:p w14:paraId="154C8C89" w14:textId="77777777" w:rsidR="00CE34D7" w:rsidRDefault="00000000">
      <w:pPr>
        <w:numPr>
          <w:ilvl w:val="0"/>
          <w:numId w:val="2"/>
        </w:numPr>
        <w:pBdr>
          <w:top w:val="nil"/>
          <w:left w:val="nil"/>
          <w:bottom w:val="nil"/>
          <w:right w:val="nil"/>
          <w:between w:val="nil"/>
        </w:pBdr>
        <w:spacing w:line="276" w:lineRule="auto"/>
        <w:jc w:val="both"/>
        <w:rPr>
          <w:color w:val="000000"/>
        </w:rPr>
      </w:pPr>
      <w:r>
        <w:rPr>
          <w:rFonts w:ascii="Times New Roman" w:eastAsia="Times New Roman" w:hAnsi="Times New Roman" w:cs="Times New Roman"/>
          <w:color w:val="000000"/>
        </w:rPr>
        <w:t>To generate insightful reports and visualizations, allowing users to understand their spending patterns and identify areas for potential savings.</w:t>
      </w:r>
    </w:p>
    <w:p w14:paraId="34B812AD" w14:textId="77777777" w:rsidR="00CE34D7" w:rsidRDefault="00000000">
      <w:pPr>
        <w:numPr>
          <w:ilvl w:val="0"/>
          <w:numId w:val="2"/>
        </w:numPr>
        <w:pBdr>
          <w:top w:val="nil"/>
          <w:left w:val="nil"/>
          <w:bottom w:val="nil"/>
          <w:right w:val="nil"/>
          <w:between w:val="nil"/>
        </w:pBdr>
        <w:spacing w:line="276" w:lineRule="auto"/>
        <w:jc w:val="both"/>
        <w:rPr>
          <w:color w:val="000000"/>
        </w:rPr>
      </w:pPr>
      <w:r>
        <w:rPr>
          <w:rFonts w:ascii="Times New Roman" w:eastAsia="Times New Roman" w:hAnsi="Times New Roman" w:cs="Times New Roman"/>
          <w:color w:val="000000"/>
        </w:rPr>
        <w:t>To empower users to make informed financial decisions based on their expense data.</w:t>
      </w:r>
    </w:p>
    <w:p w14:paraId="14B14573" w14:textId="77777777" w:rsidR="00CE34D7" w:rsidRDefault="00000000">
      <w:pPr>
        <w:pStyle w:val="Heading2"/>
        <w:numPr>
          <w:ilvl w:val="1"/>
          <w:numId w:val="15"/>
        </w:numPr>
        <w:spacing w:line="276"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Challenges</w:t>
      </w:r>
    </w:p>
    <w:p w14:paraId="6FC21501" w14:textId="77777777" w:rsidR="00CE34D7"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rPr>
        <w:t>The key challenges associated with this project include:</w:t>
      </w:r>
    </w:p>
    <w:p w14:paraId="03ACCB77" w14:textId="77777777" w:rsidR="00CE34D7" w:rsidRDefault="00000000">
      <w:pPr>
        <w:numPr>
          <w:ilvl w:val="0"/>
          <w:numId w:val="4"/>
        </w:numPr>
        <w:pBdr>
          <w:top w:val="nil"/>
          <w:left w:val="nil"/>
          <w:bottom w:val="nil"/>
          <w:right w:val="nil"/>
          <w:between w:val="nil"/>
        </w:pBdr>
        <w:spacing w:line="276" w:lineRule="auto"/>
        <w:jc w:val="both"/>
        <w:rPr>
          <w:color w:val="000000"/>
        </w:rPr>
      </w:pPr>
      <w:r>
        <w:rPr>
          <w:rFonts w:ascii="Times New Roman" w:eastAsia="Times New Roman" w:hAnsi="Times New Roman" w:cs="Times New Roman"/>
          <w:color w:val="000000"/>
        </w:rPr>
        <w:t>Ensuring data accuracy and security: Implementing robust data validation and encryption mechanisms to safeguard user information.</w:t>
      </w:r>
    </w:p>
    <w:p w14:paraId="170650B3" w14:textId="77777777" w:rsidR="00CE34D7" w:rsidRDefault="00000000">
      <w:pPr>
        <w:numPr>
          <w:ilvl w:val="0"/>
          <w:numId w:val="4"/>
        </w:numPr>
        <w:pBdr>
          <w:top w:val="nil"/>
          <w:left w:val="nil"/>
          <w:bottom w:val="nil"/>
          <w:right w:val="nil"/>
          <w:between w:val="nil"/>
        </w:pBdr>
        <w:spacing w:line="276" w:lineRule="auto"/>
        <w:jc w:val="both"/>
        <w:rPr>
          <w:color w:val="000000"/>
        </w:rPr>
      </w:pPr>
      <w:r>
        <w:rPr>
          <w:rFonts w:ascii="Times New Roman" w:eastAsia="Times New Roman" w:hAnsi="Times New Roman" w:cs="Times New Roman"/>
          <w:color w:val="000000"/>
        </w:rPr>
        <w:t>Designing an intuitive and user-friendly interface: Developing an interface that is easy to navigate and accessible to users of varying technical expertise.</w:t>
      </w:r>
    </w:p>
    <w:p w14:paraId="6852ACE8" w14:textId="77777777" w:rsidR="00CE34D7" w:rsidRDefault="00000000">
      <w:pPr>
        <w:numPr>
          <w:ilvl w:val="0"/>
          <w:numId w:val="4"/>
        </w:numPr>
        <w:pBdr>
          <w:top w:val="nil"/>
          <w:left w:val="nil"/>
          <w:bottom w:val="nil"/>
          <w:right w:val="nil"/>
          <w:between w:val="nil"/>
        </w:pBdr>
        <w:spacing w:line="276" w:lineRule="auto"/>
        <w:jc w:val="both"/>
        <w:rPr>
          <w:color w:val="000000"/>
        </w:rPr>
      </w:pPr>
      <w:r>
        <w:rPr>
          <w:rFonts w:ascii="Times New Roman" w:eastAsia="Times New Roman" w:hAnsi="Times New Roman" w:cs="Times New Roman"/>
          <w:color w:val="000000"/>
        </w:rPr>
        <w:t>Integrating with financial institutions: Enabling seamless synchronization with users' bank accounts for automated expense tracking.</w:t>
      </w:r>
    </w:p>
    <w:p w14:paraId="46C01DDE" w14:textId="77777777" w:rsidR="00CE34D7" w:rsidRDefault="00000000">
      <w:pPr>
        <w:numPr>
          <w:ilvl w:val="0"/>
          <w:numId w:val="4"/>
        </w:numPr>
        <w:pBdr>
          <w:top w:val="nil"/>
          <w:left w:val="nil"/>
          <w:bottom w:val="nil"/>
          <w:right w:val="nil"/>
          <w:between w:val="nil"/>
        </w:pBdr>
        <w:spacing w:line="276" w:lineRule="auto"/>
        <w:jc w:val="both"/>
        <w:rPr>
          <w:color w:val="000000"/>
        </w:rPr>
      </w:pPr>
      <w:r>
        <w:rPr>
          <w:rFonts w:ascii="Times New Roman" w:eastAsia="Times New Roman" w:hAnsi="Times New Roman" w:cs="Times New Roman"/>
          <w:color w:val="000000"/>
        </w:rPr>
        <w:lastRenderedPageBreak/>
        <w:t>Providing personalized insights: Utilizing data analytics techniques to generate tailored recommendations based on user's spending patterns.</w:t>
      </w:r>
    </w:p>
    <w:p w14:paraId="5346A277" w14:textId="77777777" w:rsidR="00CE34D7" w:rsidRDefault="00000000">
      <w:pPr>
        <w:pStyle w:val="Heading2"/>
        <w:numPr>
          <w:ilvl w:val="1"/>
          <w:numId w:val="15"/>
        </w:numPr>
        <w:spacing w:line="276" w:lineRule="auto"/>
        <w:rPr>
          <w:rFonts w:ascii="Times New Roman" w:eastAsia="Times New Roman" w:hAnsi="Times New Roman" w:cs="Times New Roman"/>
          <w:sz w:val="24"/>
          <w:szCs w:val="24"/>
          <w:u w:val="single"/>
        </w:rPr>
      </w:pPr>
      <w:bookmarkStart w:id="12" w:name="_4d34og8" w:colFirst="0" w:colLast="0"/>
      <w:bookmarkEnd w:id="12"/>
      <w:r>
        <w:rPr>
          <w:rFonts w:ascii="Times New Roman" w:eastAsia="Times New Roman" w:hAnsi="Times New Roman" w:cs="Times New Roman"/>
          <w:sz w:val="24"/>
          <w:szCs w:val="24"/>
          <w:u w:val="single"/>
        </w:rPr>
        <w:t>Learning Outcomes</w:t>
      </w:r>
    </w:p>
    <w:p w14:paraId="57D3A0BF" w14:textId="77777777" w:rsidR="00CE34D7" w:rsidRDefault="00000000">
      <w:pPr>
        <w:spacing w:line="276" w:lineRule="auto"/>
      </w:pPr>
      <w:r>
        <w:t>Upon completion of this project, the expected learning outcomes include:</w:t>
      </w:r>
    </w:p>
    <w:p w14:paraId="6CCAA057" w14:textId="77777777" w:rsidR="00CE34D7" w:rsidRDefault="00000000">
      <w:pPr>
        <w:numPr>
          <w:ilvl w:val="0"/>
          <w:numId w:val="7"/>
        </w:numPr>
        <w:pBdr>
          <w:top w:val="nil"/>
          <w:left w:val="nil"/>
          <w:bottom w:val="nil"/>
          <w:right w:val="nil"/>
          <w:between w:val="nil"/>
        </w:pBdr>
        <w:spacing w:line="276" w:lineRule="auto"/>
      </w:pPr>
      <w:r>
        <w:rPr>
          <w:color w:val="000000"/>
        </w:rPr>
        <w:t>Proficiency in mobile application development using a modern framework.</w:t>
      </w:r>
    </w:p>
    <w:p w14:paraId="34762B75" w14:textId="77777777" w:rsidR="00CE34D7" w:rsidRDefault="00000000">
      <w:pPr>
        <w:numPr>
          <w:ilvl w:val="0"/>
          <w:numId w:val="7"/>
        </w:numPr>
        <w:pBdr>
          <w:top w:val="nil"/>
          <w:left w:val="nil"/>
          <w:bottom w:val="nil"/>
          <w:right w:val="nil"/>
          <w:between w:val="nil"/>
        </w:pBdr>
        <w:spacing w:line="276" w:lineRule="auto"/>
      </w:pPr>
      <w:r>
        <w:rPr>
          <w:color w:val="000000"/>
        </w:rPr>
        <w:t>In-depth understanding of data management and security principles.</w:t>
      </w:r>
    </w:p>
    <w:p w14:paraId="346DF91A" w14:textId="77777777" w:rsidR="00CE34D7" w:rsidRDefault="00000000">
      <w:pPr>
        <w:numPr>
          <w:ilvl w:val="0"/>
          <w:numId w:val="7"/>
        </w:numPr>
        <w:pBdr>
          <w:top w:val="nil"/>
          <w:left w:val="nil"/>
          <w:bottom w:val="nil"/>
          <w:right w:val="nil"/>
          <w:between w:val="nil"/>
        </w:pBdr>
        <w:spacing w:line="276" w:lineRule="auto"/>
      </w:pPr>
      <w:r>
        <w:rPr>
          <w:color w:val="000000"/>
        </w:rPr>
        <w:t>Expertise in user interface design and user experience optimization.</w:t>
      </w:r>
    </w:p>
    <w:p w14:paraId="79FA2CDD" w14:textId="77777777" w:rsidR="00CE34D7" w:rsidRDefault="00000000">
      <w:pPr>
        <w:numPr>
          <w:ilvl w:val="0"/>
          <w:numId w:val="7"/>
        </w:numPr>
        <w:pBdr>
          <w:top w:val="nil"/>
          <w:left w:val="nil"/>
          <w:bottom w:val="nil"/>
          <w:right w:val="nil"/>
          <w:between w:val="nil"/>
        </w:pBdr>
        <w:spacing w:line="276" w:lineRule="auto"/>
      </w:pPr>
      <w:r>
        <w:rPr>
          <w:color w:val="000000"/>
        </w:rPr>
        <w:t>Familiarity with data analytics techniques for personalized insights.</w:t>
      </w:r>
    </w:p>
    <w:p w14:paraId="0D9812FF" w14:textId="77777777" w:rsidR="00CE34D7" w:rsidRDefault="00000000">
      <w:pPr>
        <w:pStyle w:val="Heading2"/>
        <w:numPr>
          <w:ilvl w:val="1"/>
          <w:numId w:val="15"/>
        </w:numPr>
        <w:spacing w:line="276" w:lineRule="auto"/>
        <w:rPr>
          <w:rFonts w:ascii="Times New Roman" w:eastAsia="Times New Roman" w:hAnsi="Times New Roman" w:cs="Times New Roman"/>
          <w:sz w:val="24"/>
          <w:szCs w:val="24"/>
          <w:u w:val="single"/>
        </w:rPr>
      </w:pPr>
      <w:bookmarkStart w:id="13" w:name="_2s8eyo1" w:colFirst="0" w:colLast="0"/>
      <w:bookmarkEnd w:id="13"/>
      <w:r>
        <w:rPr>
          <w:rFonts w:ascii="Times New Roman" w:eastAsia="Times New Roman" w:hAnsi="Times New Roman" w:cs="Times New Roman"/>
          <w:sz w:val="24"/>
          <w:szCs w:val="24"/>
          <w:u w:val="single"/>
        </w:rPr>
        <w:t>Nature of End Product</w:t>
      </w:r>
    </w:p>
    <w:p w14:paraId="1E1D8C18" w14:textId="77777777" w:rsidR="00CE34D7" w:rsidRDefault="00000000">
      <w:pPr>
        <w:spacing w:line="276" w:lineRule="auto"/>
        <w:jc w:val="both"/>
      </w:pPr>
      <w:r>
        <w:t>The end product of this project will be a cross-platform mobile application compatible with iOS and Android devices. The application will be distributed through respective app stores and accessible to users worldwide.</w:t>
      </w:r>
    </w:p>
    <w:p w14:paraId="6E9424D2" w14:textId="77777777" w:rsidR="00CE34D7" w:rsidRDefault="00000000">
      <w:pPr>
        <w:pStyle w:val="Heading2"/>
        <w:numPr>
          <w:ilvl w:val="1"/>
          <w:numId w:val="15"/>
        </w:numPr>
        <w:spacing w:line="276" w:lineRule="auto"/>
        <w:rPr>
          <w:rFonts w:ascii="Times New Roman" w:eastAsia="Times New Roman" w:hAnsi="Times New Roman" w:cs="Times New Roman"/>
          <w:sz w:val="24"/>
          <w:szCs w:val="24"/>
          <w:u w:val="single"/>
        </w:rPr>
      </w:pPr>
      <w:bookmarkStart w:id="14" w:name="_17dp8vu" w:colFirst="0" w:colLast="0"/>
      <w:bookmarkEnd w:id="14"/>
      <w:r>
        <w:rPr>
          <w:rFonts w:ascii="Times New Roman" w:eastAsia="Times New Roman" w:hAnsi="Times New Roman" w:cs="Times New Roman"/>
          <w:sz w:val="24"/>
          <w:szCs w:val="24"/>
          <w:u w:val="single"/>
        </w:rPr>
        <w:t>Completeness Criteria</w:t>
      </w:r>
    </w:p>
    <w:p w14:paraId="44557DA8" w14:textId="77777777" w:rsidR="00CE34D7" w:rsidRDefault="00000000">
      <w:pPr>
        <w:spacing w:line="276" w:lineRule="auto"/>
        <w:jc w:val="both"/>
      </w:pPr>
      <w:r>
        <w:t>The project will be considered complete when the following criteria are met:</w:t>
      </w:r>
    </w:p>
    <w:p w14:paraId="1EC26921" w14:textId="77777777" w:rsidR="00CE34D7" w:rsidRDefault="00CE34D7">
      <w:pPr>
        <w:pBdr>
          <w:top w:val="nil"/>
          <w:left w:val="nil"/>
          <w:bottom w:val="nil"/>
          <w:right w:val="nil"/>
          <w:between w:val="nil"/>
        </w:pBdr>
        <w:spacing w:line="276" w:lineRule="auto"/>
        <w:ind w:left="720"/>
        <w:jc w:val="both"/>
        <w:rPr>
          <w:color w:val="000000"/>
        </w:rPr>
      </w:pPr>
    </w:p>
    <w:p w14:paraId="2347DB53" w14:textId="77777777" w:rsidR="00CE34D7" w:rsidRDefault="00000000">
      <w:pPr>
        <w:numPr>
          <w:ilvl w:val="0"/>
          <w:numId w:val="11"/>
        </w:numPr>
        <w:pBdr>
          <w:top w:val="nil"/>
          <w:left w:val="nil"/>
          <w:bottom w:val="nil"/>
          <w:right w:val="nil"/>
          <w:between w:val="nil"/>
        </w:pBdr>
        <w:spacing w:line="276" w:lineRule="auto"/>
        <w:jc w:val="both"/>
      </w:pPr>
      <w:r>
        <w:rPr>
          <w:color w:val="000000"/>
        </w:rPr>
        <w:t>The application successfully records, categorizes, and analyzes expenses accurately.</w:t>
      </w:r>
    </w:p>
    <w:p w14:paraId="16B5CBCF" w14:textId="77777777" w:rsidR="00CE34D7" w:rsidRDefault="00000000">
      <w:pPr>
        <w:numPr>
          <w:ilvl w:val="0"/>
          <w:numId w:val="11"/>
        </w:numPr>
        <w:pBdr>
          <w:top w:val="nil"/>
          <w:left w:val="nil"/>
          <w:bottom w:val="nil"/>
          <w:right w:val="nil"/>
          <w:between w:val="nil"/>
        </w:pBdr>
        <w:spacing w:line="276" w:lineRule="auto"/>
        <w:jc w:val="both"/>
      </w:pPr>
      <w:r>
        <w:rPr>
          <w:color w:val="000000"/>
        </w:rPr>
        <w:t>The application generates insightful reports and visualizations for expense analysis.</w:t>
      </w:r>
    </w:p>
    <w:p w14:paraId="575870B5" w14:textId="77777777" w:rsidR="00CE34D7" w:rsidRDefault="00000000">
      <w:pPr>
        <w:numPr>
          <w:ilvl w:val="0"/>
          <w:numId w:val="11"/>
        </w:numPr>
        <w:pBdr>
          <w:top w:val="nil"/>
          <w:left w:val="nil"/>
          <w:bottom w:val="nil"/>
          <w:right w:val="nil"/>
          <w:between w:val="nil"/>
        </w:pBdr>
        <w:spacing w:line="276" w:lineRule="auto"/>
        <w:jc w:val="both"/>
      </w:pPr>
      <w:r>
        <w:rPr>
          <w:color w:val="000000"/>
        </w:rPr>
        <w:t>The application provides a secure and user-friendly interface for managing finances.</w:t>
      </w:r>
    </w:p>
    <w:p w14:paraId="76E8A58B" w14:textId="77777777" w:rsidR="00CE34D7" w:rsidRDefault="00000000">
      <w:pPr>
        <w:numPr>
          <w:ilvl w:val="0"/>
          <w:numId w:val="11"/>
        </w:numPr>
        <w:pBdr>
          <w:top w:val="nil"/>
          <w:left w:val="nil"/>
          <w:bottom w:val="nil"/>
          <w:right w:val="nil"/>
          <w:between w:val="nil"/>
        </w:pBdr>
        <w:spacing w:line="276" w:lineRule="auto"/>
        <w:jc w:val="both"/>
      </w:pPr>
      <w:r>
        <w:rPr>
          <w:color w:val="000000"/>
        </w:rPr>
        <w:t>The application integrates seamlessly with users' bank accounts for automated expense tracking.</w:t>
      </w:r>
    </w:p>
    <w:p w14:paraId="5623C4E0" w14:textId="77777777" w:rsidR="00CE34D7" w:rsidRDefault="00000000">
      <w:pPr>
        <w:pStyle w:val="Heading2"/>
        <w:numPr>
          <w:ilvl w:val="1"/>
          <w:numId w:val="15"/>
        </w:numPr>
        <w:spacing w:line="276" w:lineRule="auto"/>
        <w:rPr>
          <w:rFonts w:ascii="Times New Roman" w:eastAsia="Times New Roman" w:hAnsi="Times New Roman" w:cs="Times New Roman"/>
          <w:sz w:val="24"/>
          <w:szCs w:val="24"/>
          <w:u w:val="single"/>
        </w:rPr>
      </w:pPr>
      <w:bookmarkStart w:id="15" w:name="_3rdcrjn" w:colFirst="0" w:colLast="0"/>
      <w:bookmarkEnd w:id="15"/>
      <w:r>
        <w:rPr>
          <w:rFonts w:ascii="Times New Roman" w:eastAsia="Times New Roman" w:hAnsi="Times New Roman" w:cs="Times New Roman"/>
          <w:sz w:val="24"/>
          <w:szCs w:val="24"/>
          <w:u w:val="single"/>
        </w:rPr>
        <w:t>Business Goals</w:t>
      </w:r>
    </w:p>
    <w:p w14:paraId="3544971F" w14:textId="77777777" w:rsidR="00CE34D7" w:rsidRDefault="00000000">
      <w:pPr>
        <w:spacing w:line="276" w:lineRule="auto"/>
        <w:jc w:val="both"/>
      </w:pPr>
      <w:r>
        <w:t>The development of this expense tracker application aligns with the following business goals:</w:t>
      </w:r>
    </w:p>
    <w:p w14:paraId="2366609F" w14:textId="77777777" w:rsidR="00CE34D7" w:rsidRDefault="00000000">
      <w:pPr>
        <w:numPr>
          <w:ilvl w:val="0"/>
          <w:numId w:val="5"/>
        </w:numPr>
        <w:pBdr>
          <w:top w:val="nil"/>
          <w:left w:val="nil"/>
          <w:bottom w:val="nil"/>
          <w:right w:val="nil"/>
          <w:between w:val="nil"/>
        </w:pBdr>
        <w:spacing w:line="276" w:lineRule="auto"/>
        <w:jc w:val="both"/>
      </w:pPr>
      <w:r>
        <w:rPr>
          <w:color w:val="000000"/>
        </w:rPr>
        <w:t>To expand the company's product portfolio into the personal finance management domain.</w:t>
      </w:r>
    </w:p>
    <w:p w14:paraId="29957DDE" w14:textId="77777777" w:rsidR="00CE34D7" w:rsidRDefault="00000000">
      <w:pPr>
        <w:numPr>
          <w:ilvl w:val="0"/>
          <w:numId w:val="5"/>
        </w:numPr>
        <w:pBdr>
          <w:top w:val="nil"/>
          <w:left w:val="nil"/>
          <w:bottom w:val="nil"/>
          <w:right w:val="nil"/>
          <w:between w:val="nil"/>
        </w:pBdr>
        <w:spacing w:line="276" w:lineRule="auto"/>
        <w:jc w:val="both"/>
      </w:pPr>
      <w:r>
        <w:rPr>
          <w:color w:val="000000"/>
        </w:rPr>
        <w:t>To attract new customers and increase brand awareness.</w:t>
      </w:r>
    </w:p>
    <w:p w14:paraId="670A79C6" w14:textId="77777777" w:rsidR="00CE34D7" w:rsidRDefault="00000000">
      <w:pPr>
        <w:numPr>
          <w:ilvl w:val="0"/>
          <w:numId w:val="5"/>
        </w:numPr>
        <w:pBdr>
          <w:top w:val="nil"/>
          <w:left w:val="nil"/>
          <w:bottom w:val="nil"/>
          <w:right w:val="nil"/>
          <w:between w:val="nil"/>
        </w:pBdr>
        <w:spacing w:line="276" w:lineRule="auto"/>
        <w:jc w:val="both"/>
      </w:pPr>
      <w:r>
        <w:rPr>
          <w:color w:val="000000"/>
        </w:rPr>
        <w:t>To generate revenue through in-app purchases and premium features.</w:t>
      </w:r>
    </w:p>
    <w:p w14:paraId="17EE8FC0" w14:textId="77777777" w:rsidR="00CE34D7" w:rsidRDefault="00000000">
      <w:pPr>
        <w:numPr>
          <w:ilvl w:val="0"/>
          <w:numId w:val="5"/>
        </w:numPr>
        <w:pBdr>
          <w:top w:val="nil"/>
          <w:left w:val="nil"/>
          <w:bottom w:val="nil"/>
          <w:right w:val="nil"/>
          <w:between w:val="nil"/>
        </w:pBdr>
        <w:spacing w:line="276" w:lineRule="auto"/>
        <w:jc w:val="both"/>
      </w:pPr>
      <w:r>
        <w:rPr>
          <w:color w:val="000000"/>
        </w:rPr>
        <w:t>To establish a positive reputation for providing innovative and user-centric financial solutions.</w:t>
      </w:r>
    </w:p>
    <w:p w14:paraId="360D8507" w14:textId="77777777" w:rsidR="00CE34D7" w:rsidRDefault="00000000">
      <w:pPr>
        <w:pStyle w:val="Heading2"/>
        <w:numPr>
          <w:ilvl w:val="1"/>
          <w:numId w:val="15"/>
        </w:numPr>
        <w:spacing w:line="276" w:lineRule="auto"/>
        <w:rPr>
          <w:rFonts w:ascii="Times New Roman" w:eastAsia="Times New Roman" w:hAnsi="Times New Roman" w:cs="Times New Roman"/>
          <w:sz w:val="24"/>
          <w:szCs w:val="24"/>
          <w:u w:val="single"/>
        </w:rPr>
      </w:pPr>
      <w:bookmarkStart w:id="16" w:name="_26in1rg" w:colFirst="0" w:colLast="0"/>
      <w:bookmarkEnd w:id="16"/>
      <w:r>
        <w:rPr>
          <w:rFonts w:ascii="Times New Roman" w:eastAsia="Times New Roman" w:hAnsi="Times New Roman" w:cs="Times New Roman"/>
          <w:sz w:val="24"/>
          <w:szCs w:val="24"/>
          <w:u w:val="single"/>
        </w:rPr>
        <w:t>Related Work/ Literature Survey/ Literature Review</w:t>
      </w:r>
    </w:p>
    <w:p w14:paraId="3FB533F0" w14:textId="77777777" w:rsidR="00CE34D7" w:rsidRDefault="00000000">
      <w:pPr>
        <w:spacing w:line="276" w:lineRule="auto"/>
        <w:jc w:val="both"/>
      </w:pPr>
      <w:r>
        <w:t>An extensive literature review has been conducted to identify existing expense tracker applications and analyze their strengths, weaknesses, and features. This review has provided valuable insights for shaping the development of this project.</w:t>
      </w:r>
    </w:p>
    <w:p w14:paraId="25964239" w14:textId="77777777" w:rsidR="00CE34D7" w:rsidRDefault="00000000">
      <w:pPr>
        <w:pStyle w:val="Heading2"/>
        <w:numPr>
          <w:ilvl w:val="1"/>
          <w:numId w:val="15"/>
        </w:numPr>
        <w:spacing w:line="276" w:lineRule="auto"/>
        <w:rPr>
          <w:rFonts w:ascii="Times New Roman" w:eastAsia="Times New Roman" w:hAnsi="Times New Roman" w:cs="Times New Roman"/>
          <w:sz w:val="24"/>
          <w:szCs w:val="24"/>
          <w:u w:val="single"/>
        </w:rPr>
      </w:pPr>
      <w:bookmarkStart w:id="17" w:name="_lnxbz9" w:colFirst="0" w:colLast="0"/>
      <w:bookmarkEnd w:id="17"/>
      <w:r>
        <w:rPr>
          <w:rFonts w:ascii="Times New Roman" w:eastAsia="Times New Roman" w:hAnsi="Times New Roman" w:cs="Times New Roman"/>
          <w:sz w:val="24"/>
          <w:szCs w:val="24"/>
          <w:u w:val="single"/>
        </w:rPr>
        <w:t>Document Conventions</w:t>
      </w:r>
    </w:p>
    <w:p w14:paraId="10775BDA" w14:textId="77777777" w:rsidR="00CE34D7" w:rsidRDefault="00000000">
      <w:pPr>
        <w:spacing w:line="276" w:lineRule="auto"/>
        <w:jc w:val="both"/>
      </w:pPr>
      <w:r>
        <w:t>The following document conventions have been adopted throughout this SRS:</w:t>
      </w:r>
    </w:p>
    <w:p w14:paraId="4E0B7730" w14:textId="77777777" w:rsidR="00CE34D7" w:rsidRDefault="00000000">
      <w:pPr>
        <w:numPr>
          <w:ilvl w:val="0"/>
          <w:numId w:val="8"/>
        </w:numPr>
        <w:pBdr>
          <w:top w:val="nil"/>
          <w:left w:val="nil"/>
          <w:bottom w:val="nil"/>
          <w:right w:val="nil"/>
          <w:between w:val="nil"/>
        </w:pBdr>
        <w:spacing w:line="276" w:lineRule="auto"/>
        <w:jc w:val="both"/>
      </w:pPr>
      <w:r>
        <w:rPr>
          <w:color w:val="000000"/>
        </w:rPr>
        <w:t>Italicized nouns represent external systems or interfaces.</w:t>
      </w:r>
    </w:p>
    <w:p w14:paraId="28E840BC" w14:textId="77777777" w:rsidR="00CE34D7" w:rsidRDefault="00000000">
      <w:pPr>
        <w:numPr>
          <w:ilvl w:val="0"/>
          <w:numId w:val="8"/>
        </w:numPr>
        <w:pBdr>
          <w:top w:val="nil"/>
          <w:left w:val="nil"/>
          <w:bottom w:val="nil"/>
          <w:right w:val="nil"/>
          <w:between w:val="nil"/>
        </w:pBdr>
        <w:spacing w:line="276" w:lineRule="auto"/>
        <w:jc w:val="both"/>
      </w:pPr>
      <w:r>
        <w:rPr>
          <w:color w:val="000000"/>
        </w:rPr>
        <w:t>Single quotes are used to denote specific functionalities or features.</w:t>
      </w:r>
    </w:p>
    <w:p w14:paraId="71082D08" w14:textId="77777777" w:rsidR="00CE34D7" w:rsidRDefault="00000000">
      <w:pPr>
        <w:numPr>
          <w:ilvl w:val="0"/>
          <w:numId w:val="8"/>
        </w:numPr>
        <w:pBdr>
          <w:top w:val="nil"/>
          <w:left w:val="nil"/>
          <w:bottom w:val="nil"/>
          <w:right w:val="nil"/>
          <w:between w:val="nil"/>
        </w:pBdr>
        <w:spacing w:line="276" w:lineRule="auto"/>
        <w:jc w:val="both"/>
      </w:pPr>
      <w:r>
        <w:rPr>
          <w:color w:val="000000"/>
        </w:rPr>
        <w:lastRenderedPageBreak/>
        <w:t>Bold text is used to highlight important concepts or key points.</w:t>
      </w:r>
    </w:p>
    <w:p w14:paraId="61B489B6" w14:textId="77777777" w:rsidR="00CE34D7" w:rsidRDefault="00000000">
      <w:pPr>
        <w:pStyle w:val="Heading1"/>
        <w:numPr>
          <w:ilvl w:val="0"/>
          <w:numId w:val="15"/>
        </w:numPr>
      </w:pPr>
      <w:bookmarkStart w:id="18" w:name="_35nkun2" w:colFirst="0" w:colLast="0"/>
      <w:bookmarkEnd w:id="18"/>
      <w:r>
        <w:t>Overall Description</w:t>
      </w:r>
    </w:p>
    <w:p w14:paraId="6613E40E" w14:textId="77777777" w:rsidR="00CE34D7" w:rsidRDefault="00000000">
      <w:pPr>
        <w:pStyle w:val="Heading2"/>
        <w:numPr>
          <w:ilvl w:val="1"/>
          <w:numId w:val="15"/>
        </w:numPr>
        <w:spacing w:line="276" w:lineRule="auto"/>
        <w:rPr>
          <w:rFonts w:ascii="Times New Roman" w:eastAsia="Times New Roman" w:hAnsi="Times New Roman" w:cs="Times New Roman"/>
          <w:sz w:val="24"/>
          <w:szCs w:val="24"/>
          <w:u w:val="single"/>
        </w:rPr>
      </w:pPr>
      <w:bookmarkStart w:id="19" w:name="_1ksv4uv" w:colFirst="0" w:colLast="0"/>
      <w:bookmarkEnd w:id="19"/>
      <w:r>
        <w:rPr>
          <w:rFonts w:ascii="Times New Roman" w:eastAsia="Times New Roman" w:hAnsi="Times New Roman" w:cs="Times New Roman"/>
          <w:sz w:val="24"/>
          <w:szCs w:val="24"/>
          <w:u w:val="single"/>
        </w:rPr>
        <w:t>Product Features</w:t>
      </w:r>
    </w:p>
    <w:p w14:paraId="2420DE3B" w14:textId="77777777" w:rsidR="00CE34D7" w:rsidRDefault="00000000">
      <w:pPr>
        <w:spacing w:line="276" w:lineRule="auto"/>
        <w:jc w:val="both"/>
      </w:pPr>
      <w:r>
        <w:t>The Expense Tracker application will offer a comprehensive set of features to empower users to effectively manage their personal finances:</w:t>
      </w:r>
    </w:p>
    <w:p w14:paraId="1BFA3B8D" w14:textId="77777777" w:rsidR="00CE34D7" w:rsidRDefault="00000000">
      <w:pPr>
        <w:numPr>
          <w:ilvl w:val="0"/>
          <w:numId w:val="12"/>
        </w:numPr>
        <w:pBdr>
          <w:top w:val="nil"/>
          <w:left w:val="nil"/>
          <w:bottom w:val="nil"/>
          <w:right w:val="nil"/>
          <w:between w:val="nil"/>
        </w:pBdr>
        <w:spacing w:line="276" w:lineRule="auto"/>
        <w:jc w:val="both"/>
      </w:pPr>
      <w:r>
        <w:rPr>
          <w:color w:val="000000"/>
        </w:rPr>
        <w:t>Effortless Expense Recording: Users can seamlessly record their expenses, including the amount, date, category, and additional notes.</w:t>
      </w:r>
    </w:p>
    <w:p w14:paraId="69CB59F3" w14:textId="77777777" w:rsidR="00CE34D7" w:rsidRDefault="00000000">
      <w:pPr>
        <w:numPr>
          <w:ilvl w:val="0"/>
          <w:numId w:val="12"/>
        </w:numPr>
        <w:pBdr>
          <w:top w:val="nil"/>
          <w:left w:val="nil"/>
          <w:bottom w:val="nil"/>
          <w:right w:val="nil"/>
          <w:between w:val="nil"/>
        </w:pBdr>
        <w:spacing w:line="276" w:lineRule="auto"/>
        <w:jc w:val="both"/>
      </w:pPr>
      <w:r>
        <w:rPr>
          <w:color w:val="000000"/>
        </w:rPr>
        <w:t>Organized Expense Categorization: Expenses can be categorized into predefined or user-created categories, facilitating structured tracking of spending patterns.</w:t>
      </w:r>
    </w:p>
    <w:p w14:paraId="3946B54A" w14:textId="77777777" w:rsidR="00CE34D7" w:rsidRDefault="00000000">
      <w:pPr>
        <w:numPr>
          <w:ilvl w:val="0"/>
          <w:numId w:val="12"/>
        </w:numPr>
        <w:pBdr>
          <w:top w:val="nil"/>
          <w:left w:val="nil"/>
          <w:bottom w:val="nil"/>
          <w:right w:val="nil"/>
          <w:between w:val="nil"/>
        </w:pBdr>
        <w:spacing w:line="276" w:lineRule="auto"/>
        <w:jc w:val="both"/>
      </w:pPr>
      <w:r>
        <w:rPr>
          <w:color w:val="000000"/>
        </w:rPr>
        <w:t>Actionable Expense Analysis: The application will generate insightful reports and visualizations, providing users with a clear understanding of their spending habits and areas for potential savings.</w:t>
      </w:r>
    </w:p>
    <w:p w14:paraId="68A5B4F1" w14:textId="77777777" w:rsidR="00CE34D7" w:rsidRDefault="00000000">
      <w:pPr>
        <w:numPr>
          <w:ilvl w:val="0"/>
          <w:numId w:val="12"/>
        </w:numPr>
        <w:pBdr>
          <w:top w:val="nil"/>
          <w:left w:val="nil"/>
          <w:bottom w:val="nil"/>
          <w:right w:val="nil"/>
          <w:between w:val="nil"/>
        </w:pBdr>
        <w:spacing w:line="276" w:lineRule="auto"/>
        <w:jc w:val="both"/>
      </w:pPr>
      <w:r>
        <w:rPr>
          <w:color w:val="000000"/>
        </w:rPr>
        <w:t>Empowered Budget Management: Users can set spending limits for specific categories or overall expenses, enabling them to stay within their financial goals.</w:t>
      </w:r>
    </w:p>
    <w:p w14:paraId="381B7252" w14:textId="77777777" w:rsidR="00CE34D7" w:rsidRDefault="00000000">
      <w:pPr>
        <w:numPr>
          <w:ilvl w:val="0"/>
          <w:numId w:val="12"/>
        </w:numPr>
        <w:pBdr>
          <w:top w:val="nil"/>
          <w:left w:val="nil"/>
          <w:bottom w:val="nil"/>
          <w:right w:val="nil"/>
          <w:between w:val="nil"/>
        </w:pBdr>
        <w:spacing w:line="276" w:lineRule="auto"/>
        <w:jc w:val="both"/>
      </w:pPr>
      <w:r>
        <w:rPr>
          <w:color w:val="000000"/>
        </w:rPr>
        <w:t>Widespread Accessibility: The application will be available on both iOS and Android devices, ensuring compatibility with a diverse range of users.</w:t>
      </w:r>
    </w:p>
    <w:p w14:paraId="0FFD756E" w14:textId="77777777" w:rsidR="00CE34D7" w:rsidRDefault="00000000">
      <w:pPr>
        <w:pStyle w:val="Heading2"/>
        <w:numPr>
          <w:ilvl w:val="1"/>
          <w:numId w:val="15"/>
        </w:numPr>
        <w:spacing w:line="276" w:lineRule="auto"/>
        <w:rPr>
          <w:rFonts w:ascii="Times New Roman" w:eastAsia="Times New Roman" w:hAnsi="Times New Roman" w:cs="Times New Roman"/>
          <w:sz w:val="24"/>
          <w:szCs w:val="24"/>
          <w:u w:val="single"/>
        </w:rPr>
      </w:pPr>
      <w:bookmarkStart w:id="20" w:name="_44sinio" w:colFirst="0" w:colLast="0"/>
      <w:bookmarkEnd w:id="20"/>
      <w:r>
        <w:rPr>
          <w:rFonts w:ascii="Times New Roman" w:eastAsia="Times New Roman" w:hAnsi="Times New Roman" w:cs="Times New Roman"/>
          <w:sz w:val="24"/>
          <w:szCs w:val="24"/>
          <w:u w:val="single"/>
        </w:rPr>
        <w:t>User Classes and Characteristics</w:t>
      </w:r>
    </w:p>
    <w:p w14:paraId="098EB4F0" w14:textId="77777777" w:rsidR="00CE34D7" w:rsidRDefault="00000000">
      <w:pPr>
        <w:spacing w:line="276" w:lineRule="auto"/>
        <w:jc w:val="both"/>
      </w:pPr>
      <w:r>
        <w:t>The primary user classes identified for the Expense Tracker application are:</w:t>
      </w:r>
    </w:p>
    <w:p w14:paraId="42C0029A" w14:textId="77777777" w:rsidR="00CE34D7" w:rsidRDefault="00CE34D7">
      <w:pPr>
        <w:spacing w:line="276" w:lineRule="auto"/>
        <w:jc w:val="both"/>
      </w:pPr>
    </w:p>
    <w:p w14:paraId="5B309640" w14:textId="77777777" w:rsidR="00CE34D7" w:rsidRDefault="00000000">
      <w:pPr>
        <w:spacing w:line="276" w:lineRule="auto"/>
        <w:jc w:val="both"/>
      </w:pPr>
      <w:r>
        <w:rPr>
          <w:b/>
        </w:rPr>
        <w:t>Individual Users:</w:t>
      </w:r>
      <w:r>
        <w:t xml:space="preserve"> Individuals seeking to manage their personal finances and gain insights into their spending patterns.</w:t>
      </w:r>
    </w:p>
    <w:p w14:paraId="7200F9F3" w14:textId="77777777" w:rsidR="00CE34D7" w:rsidRDefault="00CE34D7">
      <w:pPr>
        <w:spacing w:line="276" w:lineRule="auto"/>
        <w:jc w:val="both"/>
      </w:pPr>
    </w:p>
    <w:p w14:paraId="2A81E447" w14:textId="77777777" w:rsidR="00CE34D7" w:rsidRDefault="00000000">
      <w:pPr>
        <w:spacing w:line="276" w:lineRule="auto"/>
        <w:jc w:val="both"/>
      </w:pPr>
      <w:r>
        <w:rPr>
          <w:b/>
        </w:rPr>
        <w:t>Budget-Conscious Individuals:</w:t>
      </w:r>
      <w:r>
        <w:t xml:space="preserve"> Individuals actively seeking to optimize their spending habits and achieve financial goals.</w:t>
      </w:r>
    </w:p>
    <w:p w14:paraId="541F3B27" w14:textId="77777777" w:rsidR="00CE34D7" w:rsidRDefault="00000000">
      <w:pPr>
        <w:spacing w:line="276" w:lineRule="auto"/>
        <w:jc w:val="both"/>
      </w:pPr>
      <w:r>
        <w:rPr>
          <w:b/>
        </w:rPr>
        <w:t>Young Professionals:</w:t>
      </w:r>
      <w:r>
        <w:t xml:space="preserve"> Young professionals seeking a user-friendly tool to manage their finances and make informed financial decisions.</w:t>
      </w:r>
    </w:p>
    <w:p w14:paraId="4D2D2C52" w14:textId="77777777" w:rsidR="00CE34D7" w:rsidRDefault="00000000">
      <w:pPr>
        <w:pStyle w:val="Heading2"/>
        <w:numPr>
          <w:ilvl w:val="1"/>
          <w:numId w:val="15"/>
        </w:numPr>
        <w:spacing w:line="276" w:lineRule="auto"/>
        <w:rPr>
          <w:rFonts w:ascii="Times New Roman" w:eastAsia="Times New Roman" w:hAnsi="Times New Roman" w:cs="Times New Roman"/>
          <w:sz w:val="24"/>
          <w:szCs w:val="24"/>
          <w:u w:val="single"/>
        </w:rPr>
      </w:pPr>
      <w:bookmarkStart w:id="21" w:name="_2jxsxqh" w:colFirst="0" w:colLast="0"/>
      <w:bookmarkEnd w:id="21"/>
      <w:r>
        <w:rPr>
          <w:rFonts w:ascii="Times New Roman" w:eastAsia="Times New Roman" w:hAnsi="Times New Roman" w:cs="Times New Roman"/>
          <w:sz w:val="24"/>
          <w:szCs w:val="24"/>
          <w:u w:val="single"/>
        </w:rPr>
        <w:t>Operating Environment</w:t>
      </w:r>
    </w:p>
    <w:p w14:paraId="590A27DE" w14:textId="77777777" w:rsidR="00CE34D7" w:rsidRDefault="00000000">
      <w:pPr>
        <w:spacing w:line="276" w:lineRule="auto"/>
        <w:jc w:val="both"/>
      </w:pPr>
      <w:r>
        <w:t>The Expense Tracker application will operate on the following platforms:</w:t>
      </w:r>
    </w:p>
    <w:p w14:paraId="75A866EE" w14:textId="77777777" w:rsidR="00CE34D7" w:rsidRDefault="00000000">
      <w:pPr>
        <w:spacing w:line="276" w:lineRule="auto"/>
        <w:jc w:val="both"/>
      </w:pPr>
      <w:r>
        <w:rPr>
          <w:b/>
        </w:rPr>
        <w:t>Mobile Operating Systems</w:t>
      </w:r>
      <w:r>
        <w:t>: iOS 14.0 or later, Android 5.0 or later</w:t>
      </w:r>
    </w:p>
    <w:p w14:paraId="5881BF41" w14:textId="77777777" w:rsidR="00CE34D7" w:rsidRDefault="00000000">
      <w:pPr>
        <w:spacing w:line="276" w:lineRule="auto"/>
        <w:jc w:val="both"/>
      </w:pPr>
      <w:r>
        <w:rPr>
          <w:b/>
        </w:rPr>
        <w:t>Hardware Requirements</w:t>
      </w:r>
      <w:r>
        <w:t>: Minimum 1GB RAM, 8GB storage space</w:t>
      </w:r>
    </w:p>
    <w:p w14:paraId="04931821" w14:textId="77777777" w:rsidR="00CE34D7" w:rsidRDefault="00000000">
      <w:pPr>
        <w:spacing w:line="276" w:lineRule="auto"/>
        <w:jc w:val="both"/>
      </w:pPr>
      <w:r>
        <w:rPr>
          <w:b/>
        </w:rPr>
        <w:t>Network Connectivity</w:t>
      </w:r>
      <w:r>
        <w:t>: Active internet connection required for synchronization and data backup</w:t>
      </w:r>
    </w:p>
    <w:p w14:paraId="1A11529A" w14:textId="77777777" w:rsidR="00CE34D7" w:rsidRDefault="00000000">
      <w:pPr>
        <w:pStyle w:val="Heading2"/>
        <w:numPr>
          <w:ilvl w:val="1"/>
          <w:numId w:val="15"/>
        </w:numPr>
        <w:spacing w:line="276" w:lineRule="auto"/>
        <w:rPr>
          <w:rFonts w:ascii="Times New Roman" w:eastAsia="Times New Roman" w:hAnsi="Times New Roman" w:cs="Times New Roman"/>
        </w:rPr>
      </w:pPr>
      <w:bookmarkStart w:id="22" w:name="_z337ya" w:colFirst="0" w:colLast="0"/>
      <w:bookmarkEnd w:id="22"/>
      <w:r>
        <w:rPr>
          <w:rFonts w:ascii="Times New Roman" w:eastAsia="Times New Roman" w:hAnsi="Times New Roman" w:cs="Times New Roman"/>
        </w:rPr>
        <w:t>Design and Implementation Constraints</w:t>
      </w:r>
    </w:p>
    <w:p w14:paraId="259AA2A8" w14:textId="77777777" w:rsidR="00CE34D7"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rPr>
        <w:t>The development of the Expense Tracker application will adhere to the following constraints:</w:t>
      </w:r>
    </w:p>
    <w:p w14:paraId="385ED029" w14:textId="77777777" w:rsidR="00CE34D7"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b/>
        </w:rPr>
        <w:lastRenderedPageBreak/>
        <w:t>User-Centric Design</w:t>
      </w:r>
      <w:r>
        <w:rPr>
          <w:rFonts w:ascii="Times New Roman" w:eastAsia="Times New Roman" w:hAnsi="Times New Roman" w:cs="Times New Roman"/>
        </w:rPr>
        <w:t>: The application should prioritize ease of use and accessibility for users of varying technical expertise.</w:t>
      </w:r>
    </w:p>
    <w:p w14:paraId="28649986" w14:textId="77777777" w:rsidR="00CE34D7"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b/>
        </w:rPr>
        <w:t>Data Security</w:t>
      </w:r>
      <w:r>
        <w:rPr>
          <w:rFonts w:ascii="Times New Roman" w:eastAsia="Times New Roman" w:hAnsi="Times New Roman" w:cs="Times New Roman"/>
        </w:rPr>
        <w:t>: Robust data security measures must be implemented to protect user privacy and financial information.</w:t>
      </w:r>
    </w:p>
    <w:p w14:paraId="36628159" w14:textId="77777777" w:rsidR="00CE34D7"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b/>
        </w:rPr>
        <w:t>Cross-Platform Compatibility:</w:t>
      </w:r>
      <w:r>
        <w:rPr>
          <w:rFonts w:ascii="Times New Roman" w:eastAsia="Times New Roman" w:hAnsi="Times New Roman" w:cs="Times New Roman"/>
        </w:rPr>
        <w:t xml:space="preserve"> The application must function seamlessly across iOS and Android platforms.</w:t>
      </w:r>
    </w:p>
    <w:p w14:paraId="7C08FABC" w14:textId="77777777" w:rsidR="00CE34D7"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b/>
        </w:rPr>
        <w:t>Performance Optimization:</w:t>
      </w:r>
      <w:r>
        <w:rPr>
          <w:rFonts w:ascii="Times New Roman" w:eastAsia="Times New Roman" w:hAnsi="Times New Roman" w:cs="Times New Roman"/>
        </w:rPr>
        <w:t xml:space="preserve"> The application should maintain optimal performance and responsiveness on a range of mobile devices.</w:t>
      </w:r>
    </w:p>
    <w:p w14:paraId="7F880278" w14:textId="77777777" w:rsidR="00CE34D7" w:rsidRDefault="00000000">
      <w:pPr>
        <w:pStyle w:val="Heading2"/>
        <w:numPr>
          <w:ilvl w:val="1"/>
          <w:numId w:val="15"/>
        </w:numPr>
        <w:spacing w:line="276" w:lineRule="auto"/>
        <w:jc w:val="both"/>
        <w:rPr>
          <w:rFonts w:ascii="Times New Roman" w:eastAsia="Times New Roman" w:hAnsi="Times New Roman" w:cs="Times New Roman"/>
        </w:rPr>
      </w:pPr>
      <w:bookmarkStart w:id="23" w:name="_3j2qqm3" w:colFirst="0" w:colLast="0"/>
      <w:bookmarkEnd w:id="23"/>
      <w:r>
        <w:rPr>
          <w:rFonts w:ascii="Times New Roman" w:eastAsia="Times New Roman" w:hAnsi="Times New Roman" w:cs="Times New Roman"/>
        </w:rPr>
        <w:t>Assumptions and Dependencies</w:t>
      </w:r>
    </w:p>
    <w:p w14:paraId="1FD39F52" w14:textId="77777777" w:rsidR="00CE34D7" w:rsidRDefault="00000000">
      <w:pPr>
        <w:spacing w:line="276" w:lineRule="auto"/>
        <w:jc w:val="both"/>
      </w:pPr>
      <w:r>
        <w:t>The development of the Expense Tracker application assumes the following:</w:t>
      </w:r>
    </w:p>
    <w:p w14:paraId="1493CBA8" w14:textId="77777777" w:rsidR="00CE34D7" w:rsidRDefault="00000000">
      <w:pPr>
        <w:spacing w:line="276" w:lineRule="auto"/>
        <w:jc w:val="both"/>
      </w:pPr>
      <w:r>
        <w:rPr>
          <w:b/>
        </w:rPr>
        <w:t>Availability of Third-Party Libraries</w:t>
      </w:r>
      <w:r>
        <w:t>: Access to relevant libraries for data encryption, data visualization, and cross-platform development.</w:t>
      </w:r>
    </w:p>
    <w:p w14:paraId="04F8AEB9" w14:textId="77777777" w:rsidR="00CE34D7" w:rsidRDefault="00000000">
      <w:pPr>
        <w:spacing w:line="276" w:lineRule="auto"/>
        <w:jc w:val="both"/>
      </w:pPr>
      <w:r>
        <w:rPr>
          <w:b/>
        </w:rPr>
        <w:t>Seamless Integration with Financial Institutions:</w:t>
      </w:r>
      <w:r>
        <w:t xml:space="preserve"> Ability to integrate with various bank and financial institutions for automated expense tracking.</w:t>
      </w:r>
    </w:p>
    <w:p w14:paraId="535395A5" w14:textId="77777777" w:rsidR="00CE34D7" w:rsidRDefault="00000000">
      <w:pPr>
        <w:spacing w:line="276" w:lineRule="auto"/>
        <w:jc w:val="both"/>
      </w:pPr>
      <w:r>
        <w:rPr>
          <w:b/>
        </w:rPr>
        <w:t>Consistency in Data Storage:</w:t>
      </w:r>
      <w:r>
        <w:t xml:space="preserve"> Consistent data storage mechanisms across iOS and Android platforms.</w:t>
      </w:r>
    </w:p>
    <w:p w14:paraId="48A0BBC0" w14:textId="77777777" w:rsidR="00CE34D7" w:rsidRDefault="00000000">
      <w:pPr>
        <w:spacing w:line="276" w:lineRule="auto"/>
        <w:jc w:val="both"/>
        <w:rPr>
          <w:rFonts w:ascii="Times New Roman" w:eastAsia="Times New Roman" w:hAnsi="Times New Roman" w:cs="Times New Roman"/>
        </w:rPr>
      </w:pPr>
      <w:bookmarkStart w:id="24" w:name="_1y810tw" w:colFirst="0" w:colLast="0"/>
      <w:bookmarkEnd w:id="24"/>
      <w:r>
        <w:rPr>
          <w:b/>
        </w:rPr>
        <w:t>Stable Internet Connectivity</w:t>
      </w:r>
      <w:r>
        <w:t>: Reliable internet connection for data synchronization and backup.</w:t>
      </w:r>
    </w:p>
    <w:p w14:paraId="594F824D" w14:textId="77777777" w:rsidR="00CE34D7" w:rsidRDefault="00CE34D7">
      <w:pPr>
        <w:spacing w:line="276" w:lineRule="auto"/>
        <w:jc w:val="both"/>
        <w:rPr>
          <w:rFonts w:ascii="Times New Roman" w:eastAsia="Times New Roman" w:hAnsi="Times New Roman" w:cs="Times New Roman"/>
        </w:rPr>
      </w:pPr>
    </w:p>
    <w:p w14:paraId="5A469DBC" w14:textId="77777777" w:rsidR="00CE34D7" w:rsidRDefault="00000000">
      <w:pPr>
        <w:pStyle w:val="Heading1"/>
        <w:numPr>
          <w:ilvl w:val="0"/>
          <w:numId w:val="15"/>
        </w:numPr>
      </w:pPr>
      <w:r>
        <w:t>Project Management.</w:t>
      </w:r>
    </w:p>
    <w:p w14:paraId="621E265D" w14:textId="77777777" w:rsidR="00CE34D7" w:rsidRDefault="00000000">
      <w:pPr>
        <w:pStyle w:val="Heading2"/>
        <w:numPr>
          <w:ilvl w:val="1"/>
          <w:numId w:val="15"/>
        </w:numPr>
        <w:spacing w:line="276" w:lineRule="auto"/>
        <w:jc w:val="both"/>
        <w:rPr>
          <w:rFonts w:ascii="Times New Roman" w:eastAsia="Times New Roman" w:hAnsi="Times New Roman" w:cs="Times New Roman"/>
        </w:rPr>
      </w:pPr>
      <w:bookmarkStart w:id="25" w:name="_4i7ojhp" w:colFirst="0" w:colLast="0"/>
      <w:bookmarkEnd w:id="25"/>
      <w:r>
        <w:rPr>
          <w:rFonts w:ascii="Times New Roman" w:eastAsia="Times New Roman" w:hAnsi="Times New Roman" w:cs="Times New Roman"/>
        </w:rPr>
        <w:t xml:space="preserve"> Work Breakdown Structure (WBS). </w:t>
      </w:r>
    </w:p>
    <w:tbl>
      <w:tblPr>
        <w:tblStyle w:val="a1"/>
        <w:tblW w:w="100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8"/>
        <w:gridCol w:w="9120"/>
      </w:tblGrid>
      <w:tr w:rsidR="00CE34D7" w14:paraId="58D8FE24" w14:textId="77777777">
        <w:trPr>
          <w:trHeight w:val="413"/>
        </w:trPr>
        <w:tc>
          <w:tcPr>
            <w:tcW w:w="918" w:type="dxa"/>
          </w:tcPr>
          <w:p w14:paraId="39B29B4C" w14:textId="77777777" w:rsidR="00CE34D7" w:rsidRDefault="00000000">
            <w:pPr>
              <w:rPr>
                <w:b/>
                <w:u w:val="single"/>
              </w:rPr>
            </w:pPr>
            <w:r>
              <w:rPr>
                <w:b/>
                <w:u w:val="single"/>
              </w:rPr>
              <w:t>ID</w:t>
            </w:r>
          </w:p>
        </w:tc>
        <w:tc>
          <w:tcPr>
            <w:tcW w:w="9120" w:type="dxa"/>
          </w:tcPr>
          <w:p w14:paraId="13FC8076" w14:textId="77777777" w:rsidR="00CE34D7" w:rsidRDefault="00000000">
            <w:pPr>
              <w:rPr>
                <w:b/>
                <w:u w:val="single"/>
              </w:rPr>
            </w:pPr>
            <w:r>
              <w:rPr>
                <w:b/>
                <w:u w:val="single"/>
              </w:rPr>
              <w:t>Activity</w:t>
            </w:r>
          </w:p>
        </w:tc>
      </w:tr>
      <w:tr w:rsidR="00CE34D7" w14:paraId="795EA28B" w14:textId="77777777">
        <w:trPr>
          <w:trHeight w:val="231"/>
        </w:trPr>
        <w:tc>
          <w:tcPr>
            <w:tcW w:w="918" w:type="dxa"/>
          </w:tcPr>
          <w:p w14:paraId="179A8BAA" w14:textId="77777777" w:rsidR="00CE34D7" w:rsidRDefault="00000000">
            <w:pPr>
              <w:rPr>
                <w:b/>
              </w:rPr>
            </w:pPr>
            <w:r>
              <w:rPr>
                <w:b/>
              </w:rPr>
              <w:t>1.</w:t>
            </w:r>
          </w:p>
        </w:tc>
        <w:tc>
          <w:tcPr>
            <w:tcW w:w="9120" w:type="dxa"/>
          </w:tcPr>
          <w:p w14:paraId="1EECB168" w14:textId="77777777" w:rsidR="00CE34D7" w:rsidRDefault="00000000">
            <w:pPr>
              <w:rPr>
                <w:b/>
              </w:rPr>
            </w:pPr>
            <w:r>
              <w:rPr>
                <w:b/>
              </w:rPr>
              <w:t xml:space="preserve"> Project Initiation</w:t>
            </w:r>
          </w:p>
        </w:tc>
      </w:tr>
      <w:tr w:rsidR="00CE34D7" w14:paraId="27B8DBE3" w14:textId="77777777">
        <w:trPr>
          <w:trHeight w:val="231"/>
        </w:trPr>
        <w:tc>
          <w:tcPr>
            <w:tcW w:w="918" w:type="dxa"/>
          </w:tcPr>
          <w:p w14:paraId="3E8E9E70" w14:textId="77777777" w:rsidR="00CE34D7" w:rsidRDefault="00CE34D7">
            <w:pPr>
              <w:numPr>
                <w:ilvl w:val="1"/>
                <w:numId w:val="32"/>
              </w:numPr>
              <w:pBdr>
                <w:top w:val="nil"/>
                <w:left w:val="nil"/>
                <w:bottom w:val="nil"/>
                <w:right w:val="nil"/>
                <w:between w:val="nil"/>
              </w:pBdr>
            </w:pPr>
          </w:p>
        </w:tc>
        <w:tc>
          <w:tcPr>
            <w:tcW w:w="9120" w:type="dxa"/>
          </w:tcPr>
          <w:p w14:paraId="006116EB" w14:textId="77777777" w:rsidR="00CE34D7" w:rsidRDefault="00000000">
            <w:r>
              <w:t>Define Project Scope</w:t>
            </w:r>
          </w:p>
        </w:tc>
      </w:tr>
      <w:tr w:rsidR="00CE34D7" w14:paraId="712403ED" w14:textId="77777777">
        <w:trPr>
          <w:trHeight w:val="231"/>
        </w:trPr>
        <w:tc>
          <w:tcPr>
            <w:tcW w:w="918" w:type="dxa"/>
          </w:tcPr>
          <w:p w14:paraId="79D854E0" w14:textId="77777777" w:rsidR="00CE34D7" w:rsidRDefault="00CE34D7">
            <w:pPr>
              <w:numPr>
                <w:ilvl w:val="1"/>
                <w:numId w:val="32"/>
              </w:numPr>
              <w:pBdr>
                <w:top w:val="nil"/>
                <w:left w:val="nil"/>
                <w:bottom w:val="nil"/>
                <w:right w:val="nil"/>
                <w:between w:val="nil"/>
              </w:pBdr>
            </w:pPr>
          </w:p>
        </w:tc>
        <w:tc>
          <w:tcPr>
            <w:tcW w:w="9120" w:type="dxa"/>
          </w:tcPr>
          <w:p w14:paraId="7B3D138D" w14:textId="77777777" w:rsidR="00CE34D7" w:rsidRDefault="00000000">
            <w:r>
              <w:t>Identify Stakeholders</w:t>
            </w:r>
          </w:p>
        </w:tc>
      </w:tr>
      <w:tr w:rsidR="00CE34D7" w14:paraId="68B40B52" w14:textId="77777777">
        <w:trPr>
          <w:trHeight w:val="231"/>
        </w:trPr>
        <w:tc>
          <w:tcPr>
            <w:tcW w:w="918" w:type="dxa"/>
          </w:tcPr>
          <w:p w14:paraId="0DB7971B" w14:textId="77777777" w:rsidR="00CE34D7" w:rsidRDefault="00000000">
            <w:r>
              <w:t>1.3</w:t>
            </w:r>
          </w:p>
        </w:tc>
        <w:tc>
          <w:tcPr>
            <w:tcW w:w="9120" w:type="dxa"/>
          </w:tcPr>
          <w:p w14:paraId="572CB1F6" w14:textId="77777777" w:rsidR="00CE34D7" w:rsidRDefault="00000000">
            <w:r>
              <w:t>Set Project Objectives</w:t>
            </w:r>
          </w:p>
        </w:tc>
      </w:tr>
      <w:tr w:rsidR="00CE34D7" w14:paraId="31FB7BE6" w14:textId="77777777">
        <w:trPr>
          <w:trHeight w:val="231"/>
        </w:trPr>
        <w:tc>
          <w:tcPr>
            <w:tcW w:w="918" w:type="dxa"/>
          </w:tcPr>
          <w:p w14:paraId="5E234AA3" w14:textId="77777777" w:rsidR="00CE34D7" w:rsidRDefault="00000000">
            <w:pPr>
              <w:rPr>
                <w:b/>
              </w:rPr>
            </w:pPr>
            <w:r>
              <w:rPr>
                <w:b/>
              </w:rPr>
              <w:t>2.</w:t>
            </w:r>
          </w:p>
        </w:tc>
        <w:tc>
          <w:tcPr>
            <w:tcW w:w="9120" w:type="dxa"/>
          </w:tcPr>
          <w:p w14:paraId="0AF3471B" w14:textId="77777777" w:rsidR="00CE34D7" w:rsidRDefault="00000000">
            <w:pPr>
              <w:rPr>
                <w:b/>
              </w:rPr>
            </w:pPr>
            <w:r>
              <w:rPr>
                <w:b/>
              </w:rPr>
              <w:t>Planning</w:t>
            </w:r>
          </w:p>
        </w:tc>
      </w:tr>
      <w:tr w:rsidR="00CE34D7" w14:paraId="410ED018" w14:textId="77777777">
        <w:trPr>
          <w:trHeight w:val="231"/>
        </w:trPr>
        <w:tc>
          <w:tcPr>
            <w:tcW w:w="918" w:type="dxa"/>
          </w:tcPr>
          <w:p w14:paraId="17CCFD06" w14:textId="77777777" w:rsidR="00CE34D7" w:rsidRDefault="00000000">
            <w:r>
              <w:t>2.1</w:t>
            </w:r>
          </w:p>
        </w:tc>
        <w:tc>
          <w:tcPr>
            <w:tcW w:w="9120" w:type="dxa"/>
          </w:tcPr>
          <w:p w14:paraId="2E139A2F" w14:textId="77777777" w:rsidR="00CE34D7" w:rsidRDefault="00000000">
            <w:r>
              <w:t>Develop Project Schedule</w:t>
            </w:r>
          </w:p>
        </w:tc>
      </w:tr>
      <w:tr w:rsidR="00CE34D7" w14:paraId="221BBBDF" w14:textId="77777777">
        <w:trPr>
          <w:trHeight w:val="231"/>
        </w:trPr>
        <w:tc>
          <w:tcPr>
            <w:tcW w:w="918" w:type="dxa"/>
          </w:tcPr>
          <w:p w14:paraId="70520C72" w14:textId="77777777" w:rsidR="00CE34D7" w:rsidRDefault="00000000">
            <w:r>
              <w:t>2.1.1</w:t>
            </w:r>
          </w:p>
        </w:tc>
        <w:tc>
          <w:tcPr>
            <w:tcW w:w="9120" w:type="dxa"/>
          </w:tcPr>
          <w:p w14:paraId="16B4688E" w14:textId="77777777" w:rsidR="00CE34D7" w:rsidRDefault="00000000">
            <w:r>
              <w:t>Define Milestones</w:t>
            </w:r>
          </w:p>
        </w:tc>
      </w:tr>
      <w:tr w:rsidR="00CE34D7" w14:paraId="7AAE7772" w14:textId="77777777">
        <w:trPr>
          <w:trHeight w:val="231"/>
        </w:trPr>
        <w:tc>
          <w:tcPr>
            <w:tcW w:w="918" w:type="dxa"/>
          </w:tcPr>
          <w:p w14:paraId="1D031AE7" w14:textId="77777777" w:rsidR="00CE34D7" w:rsidRDefault="00000000">
            <w:r>
              <w:t>2.1.2</w:t>
            </w:r>
          </w:p>
        </w:tc>
        <w:tc>
          <w:tcPr>
            <w:tcW w:w="9120" w:type="dxa"/>
          </w:tcPr>
          <w:p w14:paraId="1B2BCEEF" w14:textId="77777777" w:rsidR="00CE34D7" w:rsidRDefault="00000000">
            <w:r>
              <w:t>Create WBS</w:t>
            </w:r>
          </w:p>
        </w:tc>
      </w:tr>
      <w:tr w:rsidR="00CE34D7" w14:paraId="7E90E5D9" w14:textId="77777777">
        <w:trPr>
          <w:trHeight w:val="231"/>
        </w:trPr>
        <w:tc>
          <w:tcPr>
            <w:tcW w:w="918" w:type="dxa"/>
          </w:tcPr>
          <w:p w14:paraId="12293B57" w14:textId="77777777" w:rsidR="00CE34D7" w:rsidRDefault="00000000">
            <w:r>
              <w:t>2.1.3</w:t>
            </w:r>
          </w:p>
        </w:tc>
        <w:tc>
          <w:tcPr>
            <w:tcW w:w="9120" w:type="dxa"/>
          </w:tcPr>
          <w:p w14:paraId="52D633DF" w14:textId="77777777" w:rsidR="00CE34D7" w:rsidRDefault="00000000">
            <w:r>
              <w:t>Estimate Resources</w:t>
            </w:r>
          </w:p>
        </w:tc>
      </w:tr>
      <w:tr w:rsidR="00CE34D7" w14:paraId="23651D17" w14:textId="77777777">
        <w:trPr>
          <w:trHeight w:val="231"/>
        </w:trPr>
        <w:tc>
          <w:tcPr>
            <w:tcW w:w="918" w:type="dxa"/>
          </w:tcPr>
          <w:p w14:paraId="17CEAEFE" w14:textId="77777777" w:rsidR="00CE34D7" w:rsidRDefault="00000000">
            <w:r>
              <w:t>2.2</w:t>
            </w:r>
          </w:p>
        </w:tc>
        <w:tc>
          <w:tcPr>
            <w:tcW w:w="9120" w:type="dxa"/>
          </w:tcPr>
          <w:p w14:paraId="6F1C152C" w14:textId="77777777" w:rsidR="00CE34D7" w:rsidRDefault="00000000">
            <w:r>
              <w:t>Define Project Team Roles</w:t>
            </w:r>
          </w:p>
        </w:tc>
      </w:tr>
      <w:tr w:rsidR="00CE34D7" w14:paraId="299B5DA7" w14:textId="77777777">
        <w:trPr>
          <w:trHeight w:val="231"/>
        </w:trPr>
        <w:tc>
          <w:tcPr>
            <w:tcW w:w="918" w:type="dxa"/>
          </w:tcPr>
          <w:p w14:paraId="7919C89A" w14:textId="77777777" w:rsidR="00CE34D7" w:rsidRDefault="00000000">
            <w:r>
              <w:t>2.3</w:t>
            </w:r>
          </w:p>
        </w:tc>
        <w:tc>
          <w:tcPr>
            <w:tcW w:w="9120" w:type="dxa"/>
          </w:tcPr>
          <w:p w14:paraId="6D31C68F" w14:textId="77777777" w:rsidR="00CE34D7" w:rsidRDefault="00000000">
            <w:r>
              <w:t>Create Risk Management Plan</w:t>
            </w:r>
          </w:p>
        </w:tc>
      </w:tr>
      <w:tr w:rsidR="00CE34D7" w14:paraId="7E962E4E" w14:textId="77777777">
        <w:trPr>
          <w:trHeight w:val="231"/>
        </w:trPr>
        <w:tc>
          <w:tcPr>
            <w:tcW w:w="918" w:type="dxa"/>
          </w:tcPr>
          <w:p w14:paraId="48649354" w14:textId="77777777" w:rsidR="00CE34D7" w:rsidRDefault="00000000">
            <w:pPr>
              <w:rPr>
                <w:b/>
              </w:rPr>
            </w:pPr>
            <w:r>
              <w:rPr>
                <w:b/>
              </w:rPr>
              <w:t>3.</w:t>
            </w:r>
          </w:p>
        </w:tc>
        <w:tc>
          <w:tcPr>
            <w:tcW w:w="9120" w:type="dxa"/>
          </w:tcPr>
          <w:p w14:paraId="5574D82E" w14:textId="77777777" w:rsidR="00CE34D7" w:rsidRDefault="00000000">
            <w:pPr>
              <w:rPr>
                <w:b/>
              </w:rPr>
            </w:pPr>
            <w:r>
              <w:rPr>
                <w:b/>
              </w:rPr>
              <w:t>Design</w:t>
            </w:r>
          </w:p>
        </w:tc>
      </w:tr>
      <w:tr w:rsidR="00CE34D7" w14:paraId="5126FE0D" w14:textId="77777777">
        <w:trPr>
          <w:trHeight w:val="231"/>
        </w:trPr>
        <w:tc>
          <w:tcPr>
            <w:tcW w:w="918" w:type="dxa"/>
          </w:tcPr>
          <w:p w14:paraId="627B5F1E" w14:textId="77777777" w:rsidR="00CE34D7" w:rsidRDefault="00000000">
            <w:r>
              <w:t>3.1</w:t>
            </w:r>
          </w:p>
        </w:tc>
        <w:tc>
          <w:tcPr>
            <w:tcW w:w="9120" w:type="dxa"/>
          </w:tcPr>
          <w:p w14:paraId="31FCFA9C" w14:textId="77777777" w:rsidR="00CE34D7" w:rsidRDefault="00000000">
            <w:r>
              <w:t>Database Design</w:t>
            </w:r>
          </w:p>
        </w:tc>
      </w:tr>
      <w:tr w:rsidR="00CE34D7" w14:paraId="65275B06" w14:textId="77777777">
        <w:trPr>
          <w:trHeight w:val="231"/>
        </w:trPr>
        <w:tc>
          <w:tcPr>
            <w:tcW w:w="918" w:type="dxa"/>
          </w:tcPr>
          <w:p w14:paraId="5FED0838" w14:textId="77777777" w:rsidR="00CE34D7" w:rsidRDefault="00000000">
            <w:r>
              <w:t>3.2</w:t>
            </w:r>
          </w:p>
        </w:tc>
        <w:tc>
          <w:tcPr>
            <w:tcW w:w="9120" w:type="dxa"/>
          </w:tcPr>
          <w:p w14:paraId="236141D5" w14:textId="77777777" w:rsidR="00CE34D7" w:rsidRDefault="00000000">
            <w:r>
              <w:t>UI/UX Design</w:t>
            </w:r>
          </w:p>
        </w:tc>
      </w:tr>
      <w:tr w:rsidR="00CE34D7" w14:paraId="6C37D33A" w14:textId="77777777">
        <w:trPr>
          <w:trHeight w:val="231"/>
        </w:trPr>
        <w:tc>
          <w:tcPr>
            <w:tcW w:w="918" w:type="dxa"/>
          </w:tcPr>
          <w:p w14:paraId="31DBDC6F" w14:textId="77777777" w:rsidR="00CE34D7" w:rsidRDefault="00000000">
            <w:pPr>
              <w:rPr>
                <w:b/>
              </w:rPr>
            </w:pPr>
            <w:r>
              <w:rPr>
                <w:b/>
              </w:rPr>
              <w:t>4.</w:t>
            </w:r>
          </w:p>
        </w:tc>
        <w:tc>
          <w:tcPr>
            <w:tcW w:w="9120" w:type="dxa"/>
          </w:tcPr>
          <w:p w14:paraId="5AA44D56" w14:textId="77777777" w:rsidR="00CE34D7" w:rsidRDefault="00000000">
            <w:pPr>
              <w:rPr>
                <w:b/>
              </w:rPr>
            </w:pPr>
            <w:r>
              <w:rPr>
                <w:b/>
              </w:rPr>
              <w:t>Development</w:t>
            </w:r>
          </w:p>
        </w:tc>
      </w:tr>
      <w:tr w:rsidR="00CE34D7" w14:paraId="0BCBF0C3" w14:textId="77777777">
        <w:trPr>
          <w:trHeight w:val="231"/>
        </w:trPr>
        <w:tc>
          <w:tcPr>
            <w:tcW w:w="918" w:type="dxa"/>
          </w:tcPr>
          <w:p w14:paraId="34AF42FE" w14:textId="77777777" w:rsidR="00CE34D7" w:rsidRDefault="00000000">
            <w:r>
              <w:t>4.1</w:t>
            </w:r>
          </w:p>
        </w:tc>
        <w:tc>
          <w:tcPr>
            <w:tcW w:w="9120" w:type="dxa"/>
          </w:tcPr>
          <w:p w14:paraId="42A9EBE8" w14:textId="77777777" w:rsidR="00CE34D7" w:rsidRDefault="00000000">
            <w:r>
              <w:t>Frontend Development</w:t>
            </w:r>
          </w:p>
        </w:tc>
      </w:tr>
      <w:tr w:rsidR="00CE34D7" w14:paraId="6346B3BF" w14:textId="77777777">
        <w:trPr>
          <w:trHeight w:val="231"/>
        </w:trPr>
        <w:tc>
          <w:tcPr>
            <w:tcW w:w="918" w:type="dxa"/>
          </w:tcPr>
          <w:p w14:paraId="29E01546" w14:textId="77777777" w:rsidR="00CE34D7" w:rsidRDefault="00000000">
            <w:r>
              <w:t>4.2</w:t>
            </w:r>
          </w:p>
        </w:tc>
        <w:tc>
          <w:tcPr>
            <w:tcW w:w="9120" w:type="dxa"/>
          </w:tcPr>
          <w:p w14:paraId="149CED42" w14:textId="77777777" w:rsidR="00CE34D7" w:rsidRDefault="00000000">
            <w:r>
              <w:t>Backend Development</w:t>
            </w:r>
          </w:p>
        </w:tc>
      </w:tr>
      <w:tr w:rsidR="00CE34D7" w14:paraId="712316C9" w14:textId="77777777">
        <w:trPr>
          <w:trHeight w:val="231"/>
        </w:trPr>
        <w:tc>
          <w:tcPr>
            <w:tcW w:w="918" w:type="dxa"/>
          </w:tcPr>
          <w:p w14:paraId="2A6A9E20" w14:textId="77777777" w:rsidR="00CE34D7" w:rsidRDefault="00000000">
            <w:pPr>
              <w:rPr>
                <w:b/>
              </w:rPr>
            </w:pPr>
            <w:r>
              <w:rPr>
                <w:b/>
              </w:rPr>
              <w:t>5.</w:t>
            </w:r>
          </w:p>
        </w:tc>
        <w:tc>
          <w:tcPr>
            <w:tcW w:w="9120" w:type="dxa"/>
          </w:tcPr>
          <w:p w14:paraId="5740EF24" w14:textId="77777777" w:rsidR="00CE34D7" w:rsidRDefault="00000000">
            <w:pPr>
              <w:rPr>
                <w:b/>
              </w:rPr>
            </w:pPr>
            <w:r>
              <w:rPr>
                <w:b/>
              </w:rPr>
              <w:t>Testing</w:t>
            </w:r>
          </w:p>
        </w:tc>
      </w:tr>
      <w:tr w:rsidR="00CE34D7" w14:paraId="10F06A3E" w14:textId="77777777">
        <w:trPr>
          <w:trHeight w:val="231"/>
        </w:trPr>
        <w:tc>
          <w:tcPr>
            <w:tcW w:w="918" w:type="dxa"/>
          </w:tcPr>
          <w:p w14:paraId="6A2E0DA2" w14:textId="77777777" w:rsidR="00CE34D7" w:rsidRDefault="00000000">
            <w:r>
              <w:t>5.1</w:t>
            </w:r>
          </w:p>
        </w:tc>
        <w:tc>
          <w:tcPr>
            <w:tcW w:w="9120" w:type="dxa"/>
          </w:tcPr>
          <w:p w14:paraId="03CE005C" w14:textId="77777777" w:rsidR="00CE34D7" w:rsidRDefault="00000000">
            <w:r>
              <w:t>Unit Testing</w:t>
            </w:r>
          </w:p>
        </w:tc>
      </w:tr>
      <w:tr w:rsidR="00CE34D7" w14:paraId="10CB599B" w14:textId="77777777">
        <w:trPr>
          <w:trHeight w:val="231"/>
        </w:trPr>
        <w:tc>
          <w:tcPr>
            <w:tcW w:w="918" w:type="dxa"/>
          </w:tcPr>
          <w:p w14:paraId="7228956D" w14:textId="77777777" w:rsidR="00CE34D7" w:rsidRDefault="00000000">
            <w:r>
              <w:lastRenderedPageBreak/>
              <w:t>5.2</w:t>
            </w:r>
          </w:p>
        </w:tc>
        <w:tc>
          <w:tcPr>
            <w:tcW w:w="9120" w:type="dxa"/>
          </w:tcPr>
          <w:p w14:paraId="19F96CB0" w14:textId="77777777" w:rsidR="00CE34D7" w:rsidRDefault="00000000">
            <w:r>
              <w:t>Integration Testing</w:t>
            </w:r>
          </w:p>
        </w:tc>
      </w:tr>
      <w:tr w:rsidR="00CE34D7" w14:paraId="2D193440" w14:textId="77777777">
        <w:trPr>
          <w:trHeight w:val="231"/>
        </w:trPr>
        <w:tc>
          <w:tcPr>
            <w:tcW w:w="918" w:type="dxa"/>
          </w:tcPr>
          <w:p w14:paraId="64395597" w14:textId="77777777" w:rsidR="00CE34D7" w:rsidRDefault="00000000">
            <w:pPr>
              <w:rPr>
                <w:b/>
              </w:rPr>
            </w:pPr>
            <w:r>
              <w:rPr>
                <w:b/>
              </w:rPr>
              <w:t>6.</w:t>
            </w:r>
          </w:p>
        </w:tc>
        <w:tc>
          <w:tcPr>
            <w:tcW w:w="9120" w:type="dxa"/>
          </w:tcPr>
          <w:p w14:paraId="06956A3C" w14:textId="77777777" w:rsidR="00CE34D7" w:rsidRDefault="00000000">
            <w:pPr>
              <w:rPr>
                <w:b/>
              </w:rPr>
            </w:pPr>
            <w:r>
              <w:rPr>
                <w:b/>
              </w:rPr>
              <w:t>Deployment</w:t>
            </w:r>
          </w:p>
        </w:tc>
      </w:tr>
      <w:tr w:rsidR="00CE34D7" w14:paraId="1D4BFE9B" w14:textId="77777777">
        <w:trPr>
          <w:trHeight w:val="231"/>
        </w:trPr>
        <w:tc>
          <w:tcPr>
            <w:tcW w:w="918" w:type="dxa"/>
          </w:tcPr>
          <w:p w14:paraId="3AF6346C" w14:textId="77777777" w:rsidR="00CE34D7" w:rsidRDefault="00000000">
            <w:r>
              <w:t>6.1</w:t>
            </w:r>
          </w:p>
        </w:tc>
        <w:tc>
          <w:tcPr>
            <w:tcW w:w="9120" w:type="dxa"/>
          </w:tcPr>
          <w:p w14:paraId="1245DD6B" w14:textId="77777777" w:rsidR="00CE34D7" w:rsidRDefault="00000000">
            <w:r>
              <w:t>Deploy to Staging Environment</w:t>
            </w:r>
          </w:p>
        </w:tc>
      </w:tr>
      <w:tr w:rsidR="00CE34D7" w14:paraId="385DAC17" w14:textId="77777777">
        <w:trPr>
          <w:trHeight w:val="231"/>
        </w:trPr>
        <w:tc>
          <w:tcPr>
            <w:tcW w:w="918" w:type="dxa"/>
          </w:tcPr>
          <w:p w14:paraId="077344A6" w14:textId="77777777" w:rsidR="00CE34D7" w:rsidRDefault="00000000">
            <w:r>
              <w:t>6.2</w:t>
            </w:r>
          </w:p>
        </w:tc>
        <w:tc>
          <w:tcPr>
            <w:tcW w:w="9120" w:type="dxa"/>
          </w:tcPr>
          <w:p w14:paraId="6C1D3A97" w14:textId="77777777" w:rsidR="00CE34D7" w:rsidRDefault="00000000">
            <w:r>
              <w:t>User Acceptance Testing</w:t>
            </w:r>
          </w:p>
        </w:tc>
      </w:tr>
      <w:tr w:rsidR="00CE34D7" w14:paraId="171623F8" w14:textId="77777777">
        <w:trPr>
          <w:trHeight w:val="231"/>
        </w:trPr>
        <w:tc>
          <w:tcPr>
            <w:tcW w:w="918" w:type="dxa"/>
          </w:tcPr>
          <w:p w14:paraId="7C9FC44B" w14:textId="77777777" w:rsidR="00CE34D7" w:rsidRDefault="00000000">
            <w:r>
              <w:t>6.3</w:t>
            </w:r>
          </w:p>
        </w:tc>
        <w:tc>
          <w:tcPr>
            <w:tcW w:w="9120" w:type="dxa"/>
          </w:tcPr>
          <w:p w14:paraId="183A7E90" w14:textId="77777777" w:rsidR="00CE34D7" w:rsidRDefault="00000000">
            <w:r>
              <w:t>Production Deployment</w:t>
            </w:r>
          </w:p>
        </w:tc>
      </w:tr>
      <w:tr w:rsidR="00CE34D7" w14:paraId="2A1C0C91" w14:textId="77777777">
        <w:trPr>
          <w:trHeight w:val="231"/>
        </w:trPr>
        <w:tc>
          <w:tcPr>
            <w:tcW w:w="918" w:type="dxa"/>
          </w:tcPr>
          <w:p w14:paraId="476EA9C6" w14:textId="77777777" w:rsidR="00CE34D7" w:rsidRDefault="00000000">
            <w:pPr>
              <w:rPr>
                <w:b/>
              </w:rPr>
            </w:pPr>
            <w:r>
              <w:rPr>
                <w:b/>
              </w:rPr>
              <w:t>7.</w:t>
            </w:r>
          </w:p>
        </w:tc>
        <w:tc>
          <w:tcPr>
            <w:tcW w:w="9120" w:type="dxa"/>
          </w:tcPr>
          <w:p w14:paraId="7B73F21C" w14:textId="77777777" w:rsidR="00CE34D7" w:rsidRDefault="00000000">
            <w:pPr>
              <w:rPr>
                <w:b/>
              </w:rPr>
            </w:pPr>
            <w:r>
              <w:rPr>
                <w:b/>
              </w:rPr>
              <w:t>Documentation</w:t>
            </w:r>
          </w:p>
        </w:tc>
      </w:tr>
      <w:tr w:rsidR="00CE34D7" w14:paraId="4A1EAEB1" w14:textId="77777777">
        <w:trPr>
          <w:trHeight w:val="231"/>
        </w:trPr>
        <w:tc>
          <w:tcPr>
            <w:tcW w:w="918" w:type="dxa"/>
          </w:tcPr>
          <w:p w14:paraId="111ADBD6" w14:textId="77777777" w:rsidR="00CE34D7" w:rsidRDefault="00000000">
            <w:r>
              <w:t>7.1</w:t>
            </w:r>
          </w:p>
        </w:tc>
        <w:tc>
          <w:tcPr>
            <w:tcW w:w="9120" w:type="dxa"/>
          </w:tcPr>
          <w:p w14:paraId="4E706D51" w14:textId="77777777" w:rsidR="00CE34D7" w:rsidRDefault="00000000">
            <w:r>
              <w:t>User Documentation</w:t>
            </w:r>
          </w:p>
        </w:tc>
      </w:tr>
      <w:tr w:rsidR="00CE34D7" w14:paraId="6B656D07" w14:textId="77777777">
        <w:trPr>
          <w:trHeight w:val="231"/>
        </w:trPr>
        <w:tc>
          <w:tcPr>
            <w:tcW w:w="918" w:type="dxa"/>
          </w:tcPr>
          <w:p w14:paraId="16209638" w14:textId="77777777" w:rsidR="00CE34D7" w:rsidRDefault="00000000">
            <w:r>
              <w:t>7.2</w:t>
            </w:r>
          </w:p>
        </w:tc>
        <w:tc>
          <w:tcPr>
            <w:tcW w:w="9120" w:type="dxa"/>
          </w:tcPr>
          <w:p w14:paraId="7B2F949E" w14:textId="77777777" w:rsidR="00CE34D7" w:rsidRDefault="00000000">
            <w:r>
              <w:t>Technical Documentation</w:t>
            </w:r>
          </w:p>
        </w:tc>
      </w:tr>
      <w:tr w:rsidR="00CE34D7" w14:paraId="1D375AE5" w14:textId="77777777">
        <w:trPr>
          <w:trHeight w:val="231"/>
        </w:trPr>
        <w:tc>
          <w:tcPr>
            <w:tcW w:w="918" w:type="dxa"/>
          </w:tcPr>
          <w:p w14:paraId="2D149AA8" w14:textId="77777777" w:rsidR="00CE34D7" w:rsidRDefault="00000000">
            <w:pPr>
              <w:rPr>
                <w:b/>
              </w:rPr>
            </w:pPr>
            <w:r>
              <w:rPr>
                <w:b/>
              </w:rPr>
              <w:t>8.</w:t>
            </w:r>
          </w:p>
        </w:tc>
        <w:tc>
          <w:tcPr>
            <w:tcW w:w="9120" w:type="dxa"/>
          </w:tcPr>
          <w:p w14:paraId="0A7DF547" w14:textId="77777777" w:rsidR="00CE34D7" w:rsidRDefault="00000000">
            <w:pPr>
              <w:rPr>
                <w:b/>
              </w:rPr>
            </w:pPr>
            <w:r>
              <w:rPr>
                <w:b/>
              </w:rPr>
              <w:t>Maintenance and Support</w:t>
            </w:r>
          </w:p>
        </w:tc>
      </w:tr>
      <w:tr w:rsidR="00CE34D7" w14:paraId="1585D40C" w14:textId="77777777">
        <w:trPr>
          <w:trHeight w:val="231"/>
        </w:trPr>
        <w:tc>
          <w:tcPr>
            <w:tcW w:w="918" w:type="dxa"/>
          </w:tcPr>
          <w:p w14:paraId="6FA6BC36" w14:textId="77777777" w:rsidR="00CE34D7" w:rsidRDefault="00000000">
            <w:r>
              <w:t>8.1</w:t>
            </w:r>
          </w:p>
        </w:tc>
        <w:tc>
          <w:tcPr>
            <w:tcW w:w="9120" w:type="dxa"/>
          </w:tcPr>
          <w:p w14:paraId="6A8F4638" w14:textId="77777777" w:rsidR="00CE34D7" w:rsidRDefault="00000000">
            <w:r>
              <w:t>Establish Support Procedures</w:t>
            </w:r>
          </w:p>
        </w:tc>
      </w:tr>
      <w:tr w:rsidR="00CE34D7" w14:paraId="29A1FC64" w14:textId="77777777">
        <w:trPr>
          <w:trHeight w:val="231"/>
        </w:trPr>
        <w:tc>
          <w:tcPr>
            <w:tcW w:w="918" w:type="dxa"/>
          </w:tcPr>
          <w:p w14:paraId="4A2493F2" w14:textId="77777777" w:rsidR="00CE34D7" w:rsidRDefault="00000000">
            <w:r>
              <w:t>8.2</w:t>
            </w:r>
          </w:p>
        </w:tc>
        <w:tc>
          <w:tcPr>
            <w:tcW w:w="9120" w:type="dxa"/>
          </w:tcPr>
          <w:p w14:paraId="784C7E9B" w14:textId="77777777" w:rsidR="00CE34D7" w:rsidRDefault="00000000">
            <w:r>
              <w:t>Address Bug Fixes and Updates</w:t>
            </w:r>
          </w:p>
        </w:tc>
      </w:tr>
      <w:tr w:rsidR="00CE34D7" w14:paraId="11515B02" w14:textId="77777777">
        <w:trPr>
          <w:trHeight w:val="231"/>
        </w:trPr>
        <w:tc>
          <w:tcPr>
            <w:tcW w:w="918" w:type="dxa"/>
          </w:tcPr>
          <w:p w14:paraId="465C5A60" w14:textId="77777777" w:rsidR="00CE34D7" w:rsidRDefault="00000000">
            <w:r>
              <w:t>8.3</w:t>
            </w:r>
          </w:p>
        </w:tc>
        <w:tc>
          <w:tcPr>
            <w:tcW w:w="9120" w:type="dxa"/>
          </w:tcPr>
          <w:p w14:paraId="6003EABE" w14:textId="77777777" w:rsidR="00CE34D7" w:rsidRDefault="00000000">
            <w:r>
              <w:t>Provide Ongoing Support</w:t>
            </w:r>
          </w:p>
        </w:tc>
      </w:tr>
      <w:tr w:rsidR="00CE34D7" w14:paraId="13A93C9F" w14:textId="77777777">
        <w:trPr>
          <w:trHeight w:val="231"/>
        </w:trPr>
        <w:tc>
          <w:tcPr>
            <w:tcW w:w="918" w:type="dxa"/>
          </w:tcPr>
          <w:p w14:paraId="791D2959" w14:textId="77777777" w:rsidR="00CE34D7" w:rsidRDefault="00000000">
            <w:pPr>
              <w:rPr>
                <w:b/>
              </w:rPr>
            </w:pPr>
            <w:r>
              <w:rPr>
                <w:b/>
              </w:rPr>
              <w:t>9.</w:t>
            </w:r>
          </w:p>
        </w:tc>
        <w:tc>
          <w:tcPr>
            <w:tcW w:w="9120" w:type="dxa"/>
          </w:tcPr>
          <w:p w14:paraId="6EC8426D" w14:textId="77777777" w:rsidR="00CE34D7" w:rsidRDefault="00000000">
            <w:pPr>
              <w:rPr>
                <w:b/>
              </w:rPr>
            </w:pPr>
            <w:r>
              <w:rPr>
                <w:b/>
              </w:rPr>
              <w:t>Project Closure</w:t>
            </w:r>
          </w:p>
        </w:tc>
      </w:tr>
      <w:tr w:rsidR="00CE34D7" w14:paraId="02C12897" w14:textId="77777777">
        <w:trPr>
          <w:trHeight w:val="231"/>
        </w:trPr>
        <w:tc>
          <w:tcPr>
            <w:tcW w:w="918" w:type="dxa"/>
          </w:tcPr>
          <w:p w14:paraId="5E875E53" w14:textId="77777777" w:rsidR="00CE34D7" w:rsidRDefault="00000000">
            <w:r>
              <w:t>9.1</w:t>
            </w:r>
          </w:p>
        </w:tc>
        <w:tc>
          <w:tcPr>
            <w:tcW w:w="9120" w:type="dxa"/>
          </w:tcPr>
          <w:p w14:paraId="0A3A89B2" w14:textId="77777777" w:rsidR="00CE34D7" w:rsidRDefault="00000000">
            <w:r>
              <w:t>Conduct Project Review</w:t>
            </w:r>
          </w:p>
        </w:tc>
      </w:tr>
      <w:tr w:rsidR="00CE34D7" w14:paraId="2D5995A3" w14:textId="77777777">
        <w:trPr>
          <w:trHeight w:val="231"/>
        </w:trPr>
        <w:tc>
          <w:tcPr>
            <w:tcW w:w="918" w:type="dxa"/>
          </w:tcPr>
          <w:p w14:paraId="473EE1CD" w14:textId="77777777" w:rsidR="00CE34D7" w:rsidRDefault="00000000">
            <w:r>
              <w:t>9.2</w:t>
            </w:r>
          </w:p>
        </w:tc>
        <w:tc>
          <w:tcPr>
            <w:tcW w:w="9120" w:type="dxa"/>
          </w:tcPr>
          <w:p w14:paraId="5269511D" w14:textId="77777777" w:rsidR="00CE34D7" w:rsidRDefault="00000000">
            <w:r>
              <w:t>Finalize Project Documentation</w:t>
            </w:r>
          </w:p>
        </w:tc>
      </w:tr>
      <w:tr w:rsidR="00CE34D7" w14:paraId="6CCF9E1D" w14:textId="77777777">
        <w:trPr>
          <w:trHeight w:val="231"/>
        </w:trPr>
        <w:tc>
          <w:tcPr>
            <w:tcW w:w="918" w:type="dxa"/>
          </w:tcPr>
          <w:p w14:paraId="60CE485C" w14:textId="77777777" w:rsidR="00CE34D7" w:rsidRDefault="00000000">
            <w:r>
              <w:t>9.3</w:t>
            </w:r>
          </w:p>
        </w:tc>
        <w:tc>
          <w:tcPr>
            <w:tcW w:w="9120" w:type="dxa"/>
          </w:tcPr>
          <w:p w14:paraId="64BAC976" w14:textId="77777777" w:rsidR="00CE34D7" w:rsidRDefault="00000000">
            <w:r>
              <w:t>Obtain Stakeholder Approval</w:t>
            </w:r>
          </w:p>
        </w:tc>
      </w:tr>
    </w:tbl>
    <w:p w14:paraId="73F1AE1A" w14:textId="77777777" w:rsidR="00CE34D7" w:rsidRDefault="00CE34D7"/>
    <w:p w14:paraId="19B1071F" w14:textId="77777777" w:rsidR="00CE34D7" w:rsidRDefault="00000000">
      <w:pPr>
        <w:pStyle w:val="Heading2"/>
        <w:numPr>
          <w:ilvl w:val="1"/>
          <w:numId w:val="15"/>
        </w:numPr>
        <w:spacing w:line="276" w:lineRule="auto"/>
        <w:rPr>
          <w:rFonts w:ascii="Times New Roman" w:eastAsia="Times New Roman" w:hAnsi="Times New Roman" w:cs="Times New Roman"/>
        </w:rPr>
      </w:pPr>
      <w:bookmarkStart w:id="26" w:name="_2xcytpi" w:colFirst="0" w:colLast="0"/>
      <w:bookmarkEnd w:id="26"/>
      <w:r>
        <w:rPr>
          <w:rFonts w:ascii="Times New Roman" w:eastAsia="Times New Roman" w:hAnsi="Times New Roman" w:cs="Times New Roman"/>
        </w:rPr>
        <w:t xml:space="preserve">Develop an Activity Graph. </w:t>
      </w:r>
    </w:p>
    <w:p w14:paraId="376AE47D" w14:textId="77777777" w:rsidR="00CE34D7" w:rsidRDefault="00000000">
      <w:r>
        <w:rPr>
          <w:noProof/>
        </w:rPr>
        <w:drawing>
          <wp:anchor distT="114300" distB="114300" distL="114300" distR="114300" simplePos="0" relativeHeight="251658240" behindDoc="0" locked="0" layoutInCell="1" hidden="0" allowOverlap="1" wp14:anchorId="47F22537" wp14:editId="2F8A8CDE">
            <wp:simplePos x="0" y="0"/>
            <wp:positionH relativeFrom="column">
              <wp:posOffset>114300</wp:posOffset>
            </wp:positionH>
            <wp:positionV relativeFrom="paragraph">
              <wp:posOffset>114300</wp:posOffset>
            </wp:positionV>
            <wp:extent cx="6309360" cy="2413000"/>
            <wp:effectExtent l="0" t="0" r="0" b="0"/>
            <wp:wrapTopAndBottom distT="114300" distB="114300"/>
            <wp:docPr id="4" name="image8.png" descr="Activity G"/>
            <wp:cNvGraphicFramePr/>
            <a:graphic xmlns:a="http://schemas.openxmlformats.org/drawingml/2006/main">
              <a:graphicData uri="http://schemas.openxmlformats.org/drawingml/2006/picture">
                <pic:pic xmlns:pic="http://schemas.openxmlformats.org/drawingml/2006/picture">
                  <pic:nvPicPr>
                    <pic:cNvPr id="0" name="image8.png" descr="Activity G"/>
                    <pic:cNvPicPr preferRelativeResize="0"/>
                  </pic:nvPicPr>
                  <pic:blipFill>
                    <a:blip r:embed="rId11"/>
                    <a:srcRect t="1651" b="1651"/>
                    <a:stretch>
                      <a:fillRect/>
                    </a:stretch>
                  </pic:blipFill>
                  <pic:spPr>
                    <a:xfrm>
                      <a:off x="0" y="0"/>
                      <a:ext cx="6309360" cy="2413000"/>
                    </a:xfrm>
                    <a:prstGeom prst="rect">
                      <a:avLst/>
                    </a:prstGeom>
                    <a:ln/>
                  </pic:spPr>
                </pic:pic>
              </a:graphicData>
            </a:graphic>
          </wp:anchor>
        </w:drawing>
      </w:r>
    </w:p>
    <w:p w14:paraId="1ACC5A0B" w14:textId="77777777" w:rsidR="00CE34D7" w:rsidRDefault="00CE34D7"/>
    <w:p w14:paraId="2CA7082D" w14:textId="77777777" w:rsidR="00CE34D7" w:rsidRDefault="00CE34D7"/>
    <w:p w14:paraId="1EF17852" w14:textId="77777777" w:rsidR="00CE34D7" w:rsidRDefault="00000000">
      <w:pPr>
        <w:pStyle w:val="Heading2"/>
        <w:numPr>
          <w:ilvl w:val="1"/>
          <w:numId w:val="15"/>
        </w:numPr>
        <w:spacing w:line="276" w:lineRule="auto"/>
        <w:rPr>
          <w:rFonts w:ascii="Times New Roman" w:eastAsia="Times New Roman" w:hAnsi="Times New Roman" w:cs="Times New Roman"/>
        </w:rPr>
      </w:pPr>
      <w:bookmarkStart w:id="27" w:name="_1ci93xb" w:colFirst="0" w:colLast="0"/>
      <w:bookmarkEnd w:id="27"/>
      <w:r>
        <w:rPr>
          <w:rFonts w:ascii="Times New Roman" w:eastAsia="Times New Roman" w:hAnsi="Times New Roman" w:cs="Times New Roman"/>
        </w:rPr>
        <w:lastRenderedPageBreak/>
        <w:t>Find the Critical Path.</w:t>
      </w:r>
    </w:p>
    <w:p w14:paraId="30A1B0B1" w14:textId="77777777" w:rsidR="00CE34D7" w:rsidRDefault="00000000">
      <w:pPr>
        <w:spacing w:line="276" w:lineRule="auto"/>
        <w:jc w:val="center"/>
      </w:pPr>
      <w:r>
        <w:rPr>
          <w:rFonts w:ascii="Times New Roman" w:eastAsia="Times New Roman" w:hAnsi="Times New Roman" w:cs="Times New Roman"/>
          <w:noProof/>
        </w:rPr>
        <w:drawing>
          <wp:inline distT="114300" distB="114300" distL="114300" distR="114300" wp14:anchorId="714AEAFA" wp14:editId="622559DA">
            <wp:extent cx="4648200" cy="51816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4648200" cy="5181600"/>
                    </a:xfrm>
                    <a:prstGeom prst="rect">
                      <a:avLst/>
                    </a:prstGeom>
                    <a:ln/>
                  </pic:spPr>
                </pic:pic>
              </a:graphicData>
            </a:graphic>
          </wp:inline>
        </w:drawing>
      </w:r>
    </w:p>
    <w:p w14:paraId="4604340B" w14:textId="77777777" w:rsidR="00CE34D7" w:rsidRDefault="00000000">
      <w:pPr>
        <w:pStyle w:val="Heading2"/>
        <w:numPr>
          <w:ilvl w:val="1"/>
          <w:numId w:val="15"/>
        </w:numPr>
        <w:spacing w:line="276" w:lineRule="auto"/>
        <w:rPr>
          <w:rFonts w:ascii="Times New Roman" w:eastAsia="Times New Roman" w:hAnsi="Times New Roman" w:cs="Times New Roman"/>
        </w:rPr>
      </w:pPr>
      <w:bookmarkStart w:id="28" w:name="_3whwml4" w:colFirst="0" w:colLast="0"/>
      <w:bookmarkEnd w:id="28"/>
      <w:r>
        <w:rPr>
          <w:rFonts w:ascii="Times New Roman" w:eastAsia="Times New Roman" w:hAnsi="Times New Roman" w:cs="Times New Roman"/>
        </w:rPr>
        <w:lastRenderedPageBreak/>
        <w:t>Create a Gantt chart.</w:t>
      </w:r>
    </w:p>
    <w:p w14:paraId="2A4D5740" w14:textId="77777777" w:rsidR="00CE34D7" w:rsidRDefault="00000000">
      <w:pPr>
        <w:spacing w:line="276" w:lineRule="auto"/>
      </w:pPr>
      <w:r>
        <w:rPr>
          <w:rFonts w:ascii="Times New Roman" w:eastAsia="Times New Roman" w:hAnsi="Times New Roman" w:cs="Times New Roman"/>
          <w:noProof/>
        </w:rPr>
        <w:drawing>
          <wp:inline distT="114300" distB="114300" distL="114300" distR="114300" wp14:anchorId="4DF4E2BA" wp14:editId="46AACDF1">
            <wp:extent cx="4668835" cy="2647462"/>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4668835" cy="2647462"/>
                    </a:xfrm>
                    <a:prstGeom prst="rect">
                      <a:avLst/>
                    </a:prstGeom>
                    <a:ln/>
                  </pic:spPr>
                </pic:pic>
              </a:graphicData>
            </a:graphic>
          </wp:inline>
        </w:drawing>
      </w:r>
      <w:r>
        <w:rPr>
          <w:rFonts w:ascii="Times New Roman" w:eastAsia="Times New Roman" w:hAnsi="Times New Roman" w:cs="Times New Roman"/>
          <w:b/>
          <w:noProof/>
          <w:sz w:val="20"/>
          <w:szCs w:val="20"/>
        </w:rPr>
        <w:drawing>
          <wp:inline distT="114300" distB="114300" distL="114300" distR="114300" wp14:anchorId="21AB5E42" wp14:editId="464BDD4C">
            <wp:extent cx="4673918" cy="2634567"/>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4673918" cy="2634567"/>
                    </a:xfrm>
                    <a:prstGeom prst="rect">
                      <a:avLst/>
                    </a:prstGeom>
                    <a:ln/>
                  </pic:spPr>
                </pic:pic>
              </a:graphicData>
            </a:graphic>
          </wp:inline>
        </w:drawing>
      </w:r>
    </w:p>
    <w:p w14:paraId="7418F023" w14:textId="77777777" w:rsidR="00CE34D7" w:rsidRDefault="00CE34D7">
      <w:pPr>
        <w:spacing w:line="276" w:lineRule="auto"/>
        <w:rPr>
          <w:rFonts w:ascii="Times New Roman" w:eastAsia="Times New Roman" w:hAnsi="Times New Roman" w:cs="Times New Roman"/>
        </w:rPr>
      </w:pPr>
    </w:p>
    <w:p w14:paraId="7BC17043" w14:textId="77777777" w:rsidR="00CE34D7" w:rsidRDefault="00000000">
      <w:pPr>
        <w:pStyle w:val="Heading1"/>
      </w:pPr>
      <w:bookmarkStart w:id="29" w:name="_2bn6wsx" w:colFirst="0" w:colLast="0"/>
      <w:bookmarkEnd w:id="29"/>
      <w:r>
        <w:t>~~~~~~~~~~ Phase II ~~~~~~~~~~</w:t>
      </w:r>
    </w:p>
    <w:p w14:paraId="46FCBCCA" w14:textId="77777777" w:rsidR="00CE34D7" w:rsidRDefault="00000000">
      <w:pPr>
        <w:pStyle w:val="Heading1"/>
        <w:numPr>
          <w:ilvl w:val="0"/>
          <w:numId w:val="15"/>
        </w:numPr>
      </w:pPr>
      <w:bookmarkStart w:id="30" w:name="_qsh70q" w:colFirst="0" w:colLast="0"/>
      <w:bookmarkEnd w:id="30"/>
      <w:r>
        <w:t>Functional Requirements</w:t>
      </w:r>
    </w:p>
    <w:p w14:paraId="68E3745C" w14:textId="77777777" w:rsidR="00CE34D7" w:rsidRDefault="00000000">
      <w:pPr>
        <w:pBdr>
          <w:top w:val="nil"/>
          <w:left w:val="nil"/>
          <w:bottom w:val="nil"/>
          <w:right w:val="nil"/>
          <w:between w:val="nil"/>
        </w:pBdr>
        <w:rPr>
          <w:rFonts w:ascii="Arial" w:eastAsia="Arial" w:hAnsi="Arial" w:cs="Arial"/>
          <w:i/>
          <w:color w:val="000000"/>
          <w:sz w:val="22"/>
          <w:szCs w:val="22"/>
        </w:rPr>
      </w:pPr>
      <w:r>
        <w:rPr>
          <w:rFonts w:ascii="Arial" w:eastAsia="Arial" w:hAnsi="Arial" w:cs="Arial"/>
          <w:i/>
          <w:color w:val="000000"/>
          <w:sz w:val="22"/>
          <w:szCs w:val="22"/>
        </w:rPr>
        <w:t>&lt;All functional requirements are expressed as use-cases. Fill out the following template for each use-case. Don’t really say “Use-Case 1.” State the use-case name in just a few words e.g. “Withdraw Cash from ATM”. A use-case may have multiple alternate courses of action.&gt;</w:t>
      </w:r>
    </w:p>
    <w:p w14:paraId="78F3EB99" w14:textId="77777777" w:rsidR="00CE34D7" w:rsidRDefault="00CE34D7">
      <w:pPr>
        <w:pBdr>
          <w:top w:val="nil"/>
          <w:left w:val="nil"/>
          <w:bottom w:val="nil"/>
          <w:right w:val="nil"/>
          <w:between w:val="nil"/>
        </w:pBdr>
        <w:rPr>
          <w:rFonts w:ascii="Arial" w:eastAsia="Arial" w:hAnsi="Arial" w:cs="Arial"/>
          <w:i/>
          <w:color w:val="000000"/>
          <w:sz w:val="22"/>
          <w:szCs w:val="22"/>
        </w:rPr>
      </w:pPr>
    </w:p>
    <w:p w14:paraId="40A2484A" w14:textId="77777777" w:rsidR="00CE34D7" w:rsidRDefault="00000000">
      <w:pPr>
        <w:pBdr>
          <w:top w:val="nil"/>
          <w:left w:val="nil"/>
          <w:bottom w:val="nil"/>
          <w:right w:val="nil"/>
          <w:between w:val="nil"/>
        </w:pBdr>
        <w:rPr>
          <w:rFonts w:ascii="Arial" w:eastAsia="Arial" w:hAnsi="Arial" w:cs="Arial"/>
          <w:i/>
          <w:color w:val="000000"/>
          <w:sz w:val="22"/>
          <w:szCs w:val="22"/>
        </w:rPr>
      </w:pPr>
      <w:r>
        <w:rPr>
          <w:rFonts w:ascii="Arial" w:eastAsia="Arial" w:hAnsi="Arial" w:cs="Arial"/>
          <w:i/>
          <w:color w:val="000000"/>
          <w:sz w:val="22"/>
          <w:szCs w:val="22"/>
        </w:rPr>
        <w:t>&lt;Provide a Use Case Diagram before describing the use cases.&gt;</w:t>
      </w:r>
    </w:p>
    <w:p w14:paraId="2CBC1487" w14:textId="77777777" w:rsidR="00CE34D7" w:rsidRDefault="00000000">
      <w:pPr>
        <w:pStyle w:val="Heading2"/>
        <w:numPr>
          <w:ilvl w:val="1"/>
          <w:numId w:val="15"/>
        </w:numPr>
      </w:pPr>
      <w:bookmarkStart w:id="31" w:name="_3as4poj" w:colFirst="0" w:colLast="0"/>
      <w:bookmarkEnd w:id="31"/>
      <w:r>
        <w:lastRenderedPageBreak/>
        <w:t>Case 1: Record Expense</w:t>
      </w:r>
    </w:p>
    <w:tbl>
      <w:tblPr>
        <w:tblStyle w:val="a2"/>
        <w:tblW w:w="891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08"/>
        <w:gridCol w:w="1693"/>
        <w:gridCol w:w="2520"/>
        <w:gridCol w:w="4094"/>
      </w:tblGrid>
      <w:tr w:rsidR="00CE34D7" w14:paraId="7CF3B3DB" w14:textId="77777777">
        <w:trPr>
          <w:jc w:val="center"/>
        </w:trPr>
        <w:tc>
          <w:tcPr>
            <w:tcW w:w="2301" w:type="dxa"/>
            <w:gridSpan w:val="2"/>
            <w:vAlign w:val="center"/>
          </w:tcPr>
          <w:p w14:paraId="466C4A1F" w14:textId="77777777" w:rsidR="00CE34D7" w:rsidRDefault="00000000">
            <w:pPr>
              <w:spacing w:before="40" w:after="40" w:line="276" w:lineRule="auto"/>
              <w:jc w:val="both"/>
              <w:rPr>
                <w:rFonts w:ascii="Times New Roman" w:eastAsia="Times New Roman" w:hAnsi="Times New Roman" w:cs="Times New Roman"/>
                <w:b/>
              </w:rPr>
            </w:pPr>
            <w:r>
              <w:rPr>
                <w:rFonts w:ascii="Times New Roman" w:eastAsia="Times New Roman" w:hAnsi="Times New Roman" w:cs="Times New Roman"/>
                <w:b/>
              </w:rPr>
              <w:t>Identifier</w:t>
            </w:r>
          </w:p>
        </w:tc>
        <w:tc>
          <w:tcPr>
            <w:tcW w:w="6614" w:type="dxa"/>
            <w:gridSpan w:val="2"/>
            <w:vAlign w:val="center"/>
          </w:tcPr>
          <w:p w14:paraId="43646140" w14:textId="77777777" w:rsidR="00CE34D7" w:rsidRDefault="00000000">
            <w:pPr>
              <w:spacing w:before="40" w:after="40" w:line="276" w:lineRule="auto"/>
              <w:jc w:val="both"/>
              <w:rPr>
                <w:rFonts w:ascii="Times New Roman" w:eastAsia="Times New Roman" w:hAnsi="Times New Roman" w:cs="Times New Roman"/>
              </w:rPr>
            </w:pPr>
            <w:r>
              <w:rPr>
                <w:rFonts w:ascii="Times New Roman" w:eastAsia="Times New Roman" w:hAnsi="Times New Roman" w:cs="Times New Roman"/>
              </w:rPr>
              <w:t>UC-1</w:t>
            </w:r>
          </w:p>
        </w:tc>
      </w:tr>
      <w:tr w:rsidR="00CE34D7" w14:paraId="35DD9989" w14:textId="77777777">
        <w:trPr>
          <w:jc w:val="center"/>
        </w:trPr>
        <w:tc>
          <w:tcPr>
            <w:tcW w:w="2301" w:type="dxa"/>
            <w:gridSpan w:val="2"/>
            <w:vAlign w:val="center"/>
          </w:tcPr>
          <w:p w14:paraId="2C47D012" w14:textId="77777777" w:rsidR="00CE34D7" w:rsidRDefault="00000000">
            <w:pPr>
              <w:spacing w:before="40" w:after="40" w:line="276" w:lineRule="auto"/>
              <w:jc w:val="both"/>
              <w:rPr>
                <w:rFonts w:ascii="Times New Roman" w:eastAsia="Times New Roman" w:hAnsi="Times New Roman" w:cs="Times New Roman"/>
                <w:b/>
              </w:rPr>
            </w:pPr>
            <w:r>
              <w:rPr>
                <w:rFonts w:ascii="Times New Roman" w:eastAsia="Times New Roman" w:hAnsi="Times New Roman" w:cs="Times New Roman"/>
                <w:b/>
              </w:rPr>
              <w:t>Purpose</w:t>
            </w:r>
          </w:p>
        </w:tc>
        <w:tc>
          <w:tcPr>
            <w:tcW w:w="6614" w:type="dxa"/>
            <w:gridSpan w:val="2"/>
            <w:vAlign w:val="center"/>
          </w:tcPr>
          <w:p w14:paraId="5A061196" w14:textId="77777777" w:rsidR="00CE34D7" w:rsidRDefault="00000000">
            <w:pPr>
              <w:spacing w:before="40" w:after="40" w:line="276" w:lineRule="auto"/>
              <w:jc w:val="both"/>
              <w:rPr>
                <w:rFonts w:ascii="Times New Roman" w:eastAsia="Times New Roman" w:hAnsi="Times New Roman" w:cs="Times New Roman"/>
              </w:rPr>
            </w:pPr>
            <w:r>
              <w:rPr>
                <w:rFonts w:ascii="Times New Roman" w:eastAsia="Times New Roman" w:hAnsi="Times New Roman" w:cs="Times New Roman"/>
              </w:rPr>
              <w:t>To record an expense effortlessly</w:t>
            </w:r>
          </w:p>
        </w:tc>
      </w:tr>
      <w:tr w:rsidR="00CE34D7" w14:paraId="2EE35BC1" w14:textId="77777777">
        <w:trPr>
          <w:jc w:val="center"/>
        </w:trPr>
        <w:tc>
          <w:tcPr>
            <w:tcW w:w="2301" w:type="dxa"/>
            <w:gridSpan w:val="2"/>
            <w:vAlign w:val="center"/>
          </w:tcPr>
          <w:p w14:paraId="1157E1C8" w14:textId="77777777" w:rsidR="00CE34D7" w:rsidRDefault="00000000">
            <w:pPr>
              <w:spacing w:before="40" w:after="40" w:line="276" w:lineRule="auto"/>
              <w:jc w:val="both"/>
              <w:rPr>
                <w:rFonts w:ascii="Times New Roman" w:eastAsia="Times New Roman" w:hAnsi="Times New Roman" w:cs="Times New Roman"/>
                <w:b/>
              </w:rPr>
            </w:pPr>
            <w:r>
              <w:rPr>
                <w:rFonts w:ascii="Times New Roman" w:eastAsia="Times New Roman" w:hAnsi="Times New Roman" w:cs="Times New Roman"/>
                <w:b/>
              </w:rPr>
              <w:t>Priority</w:t>
            </w:r>
          </w:p>
        </w:tc>
        <w:tc>
          <w:tcPr>
            <w:tcW w:w="6614" w:type="dxa"/>
            <w:gridSpan w:val="2"/>
            <w:vAlign w:val="center"/>
          </w:tcPr>
          <w:p w14:paraId="737D744B" w14:textId="77777777" w:rsidR="00CE34D7" w:rsidRDefault="00000000">
            <w:pPr>
              <w:spacing w:before="40" w:after="40" w:line="276" w:lineRule="auto"/>
              <w:jc w:val="both"/>
              <w:rPr>
                <w:rFonts w:ascii="Times New Roman" w:eastAsia="Times New Roman" w:hAnsi="Times New Roman" w:cs="Times New Roman"/>
              </w:rPr>
            </w:pPr>
            <w:r>
              <w:rPr>
                <w:rFonts w:ascii="Times New Roman" w:eastAsia="Times New Roman" w:hAnsi="Times New Roman" w:cs="Times New Roman"/>
              </w:rPr>
              <w:t>High</w:t>
            </w:r>
          </w:p>
        </w:tc>
      </w:tr>
      <w:tr w:rsidR="00CE34D7" w14:paraId="1F9882BF" w14:textId="77777777">
        <w:trPr>
          <w:jc w:val="center"/>
        </w:trPr>
        <w:tc>
          <w:tcPr>
            <w:tcW w:w="2301" w:type="dxa"/>
            <w:gridSpan w:val="2"/>
            <w:vAlign w:val="center"/>
          </w:tcPr>
          <w:p w14:paraId="6343D45A" w14:textId="77777777" w:rsidR="00CE34D7" w:rsidRDefault="00000000">
            <w:pPr>
              <w:spacing w:before="40" w:after="40" w:line="276" w:lineRule="auto"/>
              <w:jc w:val="both"/>
              <w:rPr>
                <w:rFonts w:ascii="Times New Roman" w:eastAsia="Times New Roman" w:hAnsi="Times New Roman" w:cs="Times New Roman"/>
                <w:b/>
              </w:rPr>
            </w:pPr>
            <w:r>
              <w:rPr>
                <w:rFonts w:ascii="Times New Roman" w:eastAsia="Times New Roman" w:hAnsi="Times New Roman" w:cs="Times New Roman"/>
                <w:b/>
              </w:rPr>
              <w:t>Pre-conditions</w:t>
            </w:r>
          </w:p>
        </w:tc>
        <w:tc>
          <w:tcPr>
            <w:tcW w:w="6614" w:type="dxa"/>
            <w:gridSpan w:val="2"/>
            <w:vAlign w:val="center"/>
          </w:tcPr>
          <w:p w14:paraId="3C366759" w14:textId="77777777" w:rsidR="00CE34D7" w:rsidRDefault="00000000">
            <w:pPr>
              <w:numPr>
                <w:ilvl w:val="0"/>
                <w:numId w:val="33"/>
              </w:numPr>
              <w:pBdr>
                <w:top w:val="nil"/>
                <w:left w:val="nil"/>
                <w:bottom w:val="nil"/>
                <w:right w:val="nil"/>
                <w:between w:val="nil"/>
              </w:pBdr>
              <w:spacing w:before="40" w:after="40" w:line="276" w:lineRule="auto"/>
              <w:jc w:val="both"/>
              <w:rPr>
                <w:color w:val="000000"/>
              </w:rPr>
            </w:pPr>
            <w:r>
              <w:rPr>
                <w:rFonts w:ascii="Times New Roman" w:eastAsia="Times New Roman" w:hAnsi="Times New Roman" w:cs="Times New Roman"/>
                <w:color w:val="000000"/>
              </w:rPr>
              <w:t>The user must be authenticated and logged into the application.</w:t>
            </w:r>
          </w:p>
          <w:p w14:paraId="0E279554" w14:textId="77777777" w:rsidR="00CE34D7" w:rsidRDefault="00000000">
            <w:pPr>
              <w:numPr>
                <w:ilvl w:val="0"/>
                <w:numId w:val="33"/>
              </w:numPr>
              <w:pBdr>
                <w:top w:val="nil"/>
                <w:left w:val="nil"/>
                <w:bottom w:val="nil"/>
                <w:right w:val="nil"/>
                <w:between w:val="nil"/>
              </w:pBdr>
              <w:spacing w:before="40" w:after="40" w:line="276" w:lineRule="auto"/>
              <w:jc w:val="both"/>
              <w:rPr>
                <w:color w:val="000000"/>
              </w:rPr>
            </w:pPr>
            <w:r>
              <w:rPr>
                <w:rFonts w:ascii="Times New Roman" w:eastAsia="Times New Roman" w:hAnsi="Times New Roman" w:cs="Times New Roman"/>
                <w:color w:val="000000"/>
              </w:rPr>
              <w:t>The application interface should be accessible.</w:t>
            </w:r>
          </w:p>
        </w:tc>
      </w:tr>
      <w:tr w:rsidR="00CE34D7" w14:paraId="349712D7" w14:textId="77777777">
        <w:trPr>
          <w:jc w:val="center"/>
        </w:trPr>
        <w:tc>
          <w:tcPr>
            <w:tcW w:w="2301" w:type="dxa"/>
            <w:gridSpan w:val="2"/>
            <w:vAlign w:val="center"/>
          </w:tcPr>
          <w:p w14:paraId="38DC9AF3" w14:textId="77777777" w:rsidR="00CE34D7" w:rsidRDefault="00000000">
            <w:pPr>
              <w:spacing w:before="40" w:after="40" w:line="276" w:lineRule="auto"/>
              <w:jc w:val="both"/>
              <w:rPr>
                <w:rFonts w:ascii="Times New Roman" w:eastAsia="Times New Roman" w:hAnsi="Times New Roman" w:cs="Times New Roman"/>
                <w:b/>
              </w:rPr>
            </w:pPr>
            <w:r>
              <w:rPr>
                <w:rFonts w:ascii="Times New Roman" w:eastAsia="Times New Roman" w:hAnsi="Times New Roman" w:cs="Times New Roman"/>
                <w:b/>
              </w:rPr>
              <w:t>Post-conditions</w:t>
            </w:r>
          </w:p>
        </w:tc>
        <w:tc>
          <w:tcPr>
            <w:tcW w:w="6614" w:type="dxa"/>
            <w:gridSpan w:val="2"/>
            <w:vAlign w:val="center"/>
          </w:tcPr>
          <w:p w14:paraId="023133A6" w14:textId="77777777" w:rsidR="00CE34D7" w:rsidRDefault="00000000">
            <w:pPr>
              <w:pBdr>
                <w:top w:val="nil"/>
                <w:left w:val="nil"/>
                <w:bottom w:val="nil"/>
                <w:right w:val="nil"/>
                <w:between w:val="nil"/>
              </w:pBdr>
              <w:spacing w:before="40" w:after="4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The expense is successfully recorded and saved in the system.</w:t>
            </w:r>
          </w:p>
        </w:tc>
      </w:tr>
      <w:tr w:rsidR="00CE34D7" w14:paraId="694E7A7F" w14:textId="77777777">
        <w:trPr>
          <w:jc w:val="center"/>
        </w:trPr>
        <w:tc>
          <w:tcPr>
            <w:tcW w:w="8915" w:type="dxa"/>
            <w:gridSpan w:val="4"/>
            <w:vAlign w:val="center"/>
          </w:tcPr>
          <w:p w14:paraId="22BA8A0B" w14:textId="77777777" w:rsidR="00CE34D7" w:rsidRDefault="00000000">
            <w:pPr>
              <w:pBdr>
                <w:top w:val="nil"/>
                <w:left w:val="nil"/>
                <w:bottom w:val="nil"/>
                <w:right w:val="nil"/>
                <w:between w:val="nil"/>
              </w:pBdr>
              <w:spacing w:before="40" w:after="40" w:line="276"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Typical Course of Action</w:t>
            </w:r>
          </w:p>
        </w:tc>
      </w:tr>
      <w:tr w:rsidR="00CE34D7" w14:paraId="5A89F2B0" w14:textId="77777777">
        <w:trPr>
          <w:jc w:val="center"/>
        </w:trPr>
        <w:tc>
          <w:tcPr>
            <w:tcW w:w="608" w:type="dxa"/>
            <w:tcBorders>
              <w:top w:val="single" w:sz="4" w:space="0" w:color="000000"/>
              <w:left w:val="single" w:sz="4" w:space="0" w:color="000000"/>
              <w:bottom w:val="single" w:sz="4" w:space="0" w:color="000000"/>
              <w:right w:val="single" w:sz="4" w:space="0" w:color="000000"/>
            </w:tcBorders>
            <w:vAlign w:val="center"/>
          </w:tcPr>
          <w:p w14:paraId="02BE4450" w14:textId="77777777" w:rsidR="00CE34D7" w:rsidRDefault="00000000">
            <w:pPr>
              <w:spacing w:line="276" w:lineRule="auto"/>
              <w:jc w:val="both"/>
              <w:rPr>
                <w:rFonts w:ascii="Times New Roman" w:eastAsia="Times New Roman" w:hAnsi="Times New Roman" w:cs="Times New Roman"/>
                <w:b/>
              </w:rPr>
            </w:pPr>
            <w:r>
              <w:rPr>
                <w:rFonts w:ascii="Times New Roman" w:eastAsia="Times New Roman" w:hAnsi="Times New Roman" w:cs="Times New Roman"/>
                <w:b/>
              </w:rPr>
              <w:t>S#</w:t>
            </w:r>
          </w:p>
        </w:tc>
        <w:tc>
          <w:tcPr>
            <w:tcW w:w="4213" w:type="dxa"/>
            <w:gridSpan w:val="2"/>
            <w:tcBorders>
              <w:top w:val="single" w:sz="4" w:space="0" w:color="000000"/>
              <w:left w:val="single" w:sz="4" w:space="0" w:color="000000"/>
              <w:bottom w:val="single" w:sz="4" w:space="0" w:color="000000"/>
              <w:right w:val="single" w:sz="4" w:space="0" w:color="000000"/>
            </w:tcBorders>
            <w:vAlign w:val="center"/>
          </w:tcPr>
          <w:p w14:paraId="584F734C" w14:textId="77777777" w:rsidR="00CE34D7" w:rsidRDefault="00000000">
            <w:pPr>
              <w:spacing w:before="40" w:line="276" w:lineRule="auto"/>
              <w:jc w:val="both"/>
              <w:rPr>
                <w:rFonts w:ascii="Times New Roman" w:eastAsia="Times New Roman" w:hAnsi="Times New Roman" w:cs="Times New Roman"/>
                <w:b/>
              </w:rPr>
            </w:pPr>
            <w:r>
              <w:rPr>
                <w:rFonts w:ascii="Times New Roman" w:eastAsia="Times New Roman" w:hAnsi="Times New Roman" w:cs="Times New Roman"/>
                <w:b/>
              </w:rPr>
              <w:t>Actor Action</w:t>
            </w:r>
          </w:p>
        </w:tc>
        <w:tc>
          <w:tcPr>
            <w:tcW w:w="4094" w:type="dxa"/>
            <w:tcBorders>
              <w:top w:val="single" w:sz="4" w:space="0" w:color="000000"/>
              <w:left w:val="single" w:sz="4" w:space="0" w:color="000000"/>
              <w:bottom w:val="single" w:sz="4" w:space="0" w:color="000000"/>
              <w:right w:val="single" w:sz="4" w:space="0" w:color="000000"/>
            </w:tcBorders>
            <w:vAlign w:val="center"/>
          </w:tcPr>
          <w:p w14:paraId="7B071A54" w14:textId="77777777" w:rsidR="00CE34D7" w:rsidRDefault="00000000">
            <w:pPr>
              <w:spacing w:before="40" w:line="276" w:lineRule="auto"/>
              <w:jc w:val="both"/>
              <w:rPr>
                <w:rFonts w:ascii="Times New Roman" w:eastAsia="Times New Roman" w:hAnsi="Times New Roman" w:cs="Times New Roman"/>
                <w:b/>
              </w:rPr>
            </w:pPr>
            <w:r>
              <w:rPr>
                <w:rFonts w:ascii="Times New Roman" w:eastAsia="Times New Roman" w:hAnsi="Times New Roman" w:cs="Times New Roman"/>
                <w:b/>
              </w:rPr>
              <w:t>System Response</w:t>
            </w:r>
          </w:p>
        </w:tc>
      </w:tr>
      <w:tr w:rsidR="00CE34D7" w14:paraId="2E1C6EA3" w14:textId="77777777">
        <w:trPr>
          <w:trHeight w:val="359"/>
          <w:jc w:val="center"/>
        </w:trPr>
        <w:tc>
          <w:tcPr>
            <w:tcW w:w="608" w:type="dxa"/>
            <w:tcBorders>
              <w:top w:val="single" w:sz="4" w:space="0" w:color="000000"/>
              <w:left w:val="single" w:sz="4" w:space="0" w:color="000000"/>
              <w:bottom w:val="single" w:sz="4" w:space="0" w:color="000000"/>
              <w:right w:val="single" w:sz="4" w:space="0" w:color="000000"/>
            </w:tcBorders>
            <w:vAlign w:val="center"/>
          </w:tcPr>
          <w:p w14:paraId="7930329C" w14:textId="77777777" w:rsidR="00CE34D7" w:rsidRDefault="00000000">
            <w:pPr>
              <w:spacing w:line="276" w:lineRule="auto"/>
              <w:jc w:val="both"/>
              <w:rPr>
                <w:rFonts w:ascii="Times New Roman" w:eastAsia="Times New Roman" w:hAnsi="Times New Roman" w:cs="Times New Roman"/>
                <w:b/>
              </w:rPr>
            </w:pPr>
            <w:r>
              <w:rPr>
                <w:rFonts w:ascii="Times New Roman" w:eastAsia="Times New Roman" w:hAnsi="Times New Roman" w:cs="Times New Roman"/>
                <w:b/>
              </w:rPr>
              <w:t>1</w:t>
            </w:r>
          </w:p>
        </w:tc>
        <w:tc>
          <w:tcPr>
            <w:tcW w:w="4213" w:type="dxa"/>
            <w:gridSpan w:val="2"/>
            <w:tcBorders>
              <w:top w:val="single" w:sz="4" w:space="0" w:color="000000"/>
              <w:left w:val="single" w:sz="4" w:space="0" w:color="000000"/>
              <w:bottom w:val="single" w:sz="4" w:space="0" w:color="000000"/>
              <w:right w:val="single" w:sz="4" w:space="0" w:color="000000"/>
            </w:tcBorders>
            <w:vAlign w:val="center"/>
          </w:tcPr>
          <w:p w14:paraId="4912815C" w14:textId="77777777" w:rsidR="00CE34D7" w:rsidRDefault="00000000">
            <w:pPr>
              <w:spacing w:before="40" w:after="40" w:line="276" w:lineRule="auto"/>
              <w:jc w:val="both"/>
              <w:rPr>
                <w:rFonts w:ascii="Times New Roman" w:eastAsia="Times New Roman" w:hAnsi="Times New Roman" w:cs="Times New Roman"/>
              </w:rPr>
            </w:pPr>
            <w:r>
              <w:rPr>
                <w:rFonts w:ascii="Times New Roman" w:eastAsia="Times New Roman" w:hAnsi="Times New Roman" w:cs="Times New Roman"/>
              </w:rPr>
              <w:t>User selects “Record Expense” option</w:t>
            </w:r>
          </w:p>
        </w:tc>
        <w:tc>
          <w:tcPr>
            <w:tcW w:w="4094" w:type="dxa"/>
            <w:tcBorders>
              <w:top w:val="single" w:sz="4" w:space="0" w:color="000000"/>
              <w:left w:val="single" w:sz="4" w:space="0" w:color="000000"/>
              <w:bottom w:val="single" w:sz="4" w:space="0" w:color="000000"/>
              <w:right w:val="single" w:sz="4" w:space="0" w:color="000000"/>
            </w:tcBorders>
            <w:vAlign w:val="center"/>
          </w:tcPr>
          <w:p w14:paraId="65F97578" w14:textId="77777777" w:rsidR="00CE34D7" w:rsidRDefault="00000000">
            <w:pPr>
              <w:spacing w:before="40" w:after="40" w:line="276" w:lineRule="auto"/>
              <w:jc w:val="both"/>
              <w:rPr>
                <w:rFonts w:ascii="Times New Roman" w:eastAsia="Times New Roman" w:hAnsi="Times New Roman" w:cs="Times New Roman"/>
              </w:rPr>
            </w:pPr>
            <w:r>
              <w:rPr>
                <w:rFonts w:ascii="Times New Roman" w:eastAsia="Times New Roman" w:hAnsi="Times New Roman" w:cs="Times New Roman"/>
              </w:rPr>
              <w:t>Application displays expense recording interface</w:t>
            </w:r>
          </w:p>
        </w:tc>
      </w:tr>
      <w:tr w:rsidR="00CE34D7" w14:paraId="768D4480" w14:textId="77777777">
        <w:trPr>
          <w:jc w:val="center"/>
        </w:trPr>
        <w:tc>
          <w:tcPr>
            <w:tcW w:w="608" w:type="dxa"/>
            <w:tcBorders>
              <w:top w:val="single" w:sz="4" w:space="0" w:color="000000"/>
              <w:left w:val="single" w:sz="4" w:space="0" w:color="000000"/>
              <w:bottom w:val="single" w:sz="4" w:space="0" w:color="000000"/>
              <w:right w:val="single" w:sz="4" w:space="0" w:color="000000"/>
            </w:tcBorders>
            <w:vAlign w:val="center"/>
          </w:tcPr>
          <w:p w14:paraId="13CD283A" w14:textId="77777777" w:rsidR="00CE34D7" w:rsidRDefault="00000000">
            <w:pPr>
              <w:spacing w:line="276" w:lineRule="auto"/>
              <w:jc w:val="both"/>
              <w:rPr>
                <w:rFonts w:ascii="Times New Roman" w:eastAsia="Times New Roman" w:hAnsi="Times New Roman" w:cs="Times New Roman"/>
                <w:b/>
              </w:rPr>
            </w:pPr>
            <w:r>
              <w:rPr>
                <w:rFonts w:ascii="Times New Roman" w:eastAsia="Times New Roman" w:hAnsi="Times New Roman" w:cs="Times New Roman"/>
                <w:b/>
              </w:rPr>
              <w:t>2</w:t>
            </w:r>
          </w:p>
        </w:tc>
        <w:tc>
          <w:tcPr>
            <w:tcW w:w="4213" w:type="dxa"/>
            <w:gridSpan w:val="2"/>
            <w:tcBorders>
              <w:top w:val="single" w:sz="4" w:space="0" w:color="000000"/>
              <w:left w:val="single" w:sz="4" w:space="0" w:color="000000"/>
              <w:bottom w:val="single" w:sz="4" w:space="0" w:color="000000"/>
              <w:right w:val="single" w:sz="4" w:space="0" w:color="000000"/>
            </w:tcBorders>
            <w:vAlign w:val="center"/>
          </w:tcPr>
          <w:p w14:paraId="408CF7B6" w14:textId="77777777" w:rsidR="00CE34D7" w:rsidRDefault="00000000">
            <w:pPr>
              <w:spacing w:before="40" w:after="40" w:line="276" w:lineRule="auto"/>
              <w:jc w:val="both"/>
              <w:rPr>
                <w:rFonts w:ascii="Times New Roman" w:eastAsia="Times New Roman" w:hAnsi="Times New Roman" w:cs="Times New Roman"/>
              </w:rPr>
            </w:pPr>
            <w:r>
              <w:rPr>
                <w:rFonts w:ascii="Times New Roman" w:eastAsia="Times New Roman" w:hAnsi="Times New Roman" w:cs="Times New Roman"/>
              </w:rPr>
              <w:t>User enters expense details (amount, date, category, notes)</w:t>
            </w:r>
          </w:p>
        </w:tc>
        <w:tc>
          <w:tcPr>
            <w:tcW w:w="4094" w:type="dxa"/>
            <w:tcBorders>
              <w:top w:val="single" w:sz="4" w:space="0" w:color="000000"/>
              <w:left w:val="single" w:sz="4" w:space="0" w:color="000000"/>
              <w:bottom w:val="single" w:sz="4" w:space="0" w:color="000000"/>
              <w:right w:val="single" w:sz="4" w:space="0" w:color="000000"/>
            </w:tcBorders>
            <w:vAlign w:val="center"/>
          </w:tcPr>
          <w:p w14:paraId="7B07D542" w14:textId="77777777" w:rsidR="00CE34D7" w:rsidRDefault="00000000">
            <w:pPr>
              <w:spacing w:before="40" w:after="40" w:line="276" w:lineRule="auto"/>
              <w:jc w:val="both"/>
              <w:rPr>
                <w:rFonts w:ascii="Times New Roman" w:eastAsia="Times New Roman" w:hAnsi="Times New Roman" w:cs="Times New Roman"/>
              </w:rPr>
            </w:pPr>
            <w:r>
              <w:rPr>
                <w:rFonts w:ascii="Times New Roman" w:eastAsia="Times New Roman" w:hAnsi="Times New Roman" w:cs="Times New Roman"/>
              </w:rPr>
              <w:t>System validates input and saves expense data</w:t>
            </w:r>
          </w:p>
        </w:tc>
      </w:tr>
      <w:tr w:rsidR="00CE34D7" w14:paraId="0676C33B" w14:textId="77777777">
        <w:trPr>
          <w:jc w:val="center"/>
        </w:trPr>
        <w:tc>
          <w:tcPr>
            <w:tcW w:w="608" w:type="dxa"/>
            <w:tcBorders>
              <w:top w:val="single" w:sz="4" w:space="0" w:color="000000"/>
              <w:left w:val="single" w:sz="4" w:space="0" w:color="000000"/>
              <w:bottom w:val="single" w:sz="4" w:space="0" w:color="000000"/>
              <w:right w:val="single" w:sz="4" w:space="0" w:color="000000"/>
            </w:tcBorders>
            <w:vAlign w:val="center"/>
          </w:tcPr>
          <w:p w14:paraId="2489E8B3" w14:textId="77777777" w:rsidR="00CE34D7" w:rsidRDefault="00000000">
            <w:pPr>
              <w:spacing w:line="276" w:lineRule="auto"/>
              <w:jc w:val="both"/>
              <w:rPr>
                <w:rFonts w:ascii="Times New Roman" w:eastAsia="Times New Roman" w:hAnsi="Times New Roman" w:cs="Times New Roman"/>
                <w:b/>
              </w:rPr>
            </w:pPr>
            <w:r>
              <w:rPr>
                <w:rFonts w:ascii="Times New Roman" w:eastAsia="Times New Roman" w:hAnsi="Times New Roman" w:cs="Times New Roman"/>
                <w:b/>
              </w:rPr>
              <w:t>3</w:t>
            </w:r>
          </w:p>
        </w:tc>
        <w:tc>
          <w:tcPr>
            <w:tcW w:w="4213" w:type="dxa"/>
            <w:gridSpan w:val="2"/>
            <w:tcBorders>
              <w:top w:val="single" w:sz="4" w:space="0" w:color="000000"/>
              <w:left w:val="single" w:sz="4" w:space="0" w:color="000000"/>
              <w:bottom w:val="single" w:sz="4" w:space="0" w:color="000000"/>
              <w:right w:val="single" w:sz="4" w:space="0" w:color="000000"/>
            </w:tcBorders>
            <w:vAlign w:val="center"/>
          </w:tcPr>
          <w:p w14:paraId="59B0DACA" w14:textId="77777777" w:rsidR="00CE34D7" w:rsidRDefault="00000000">
            <w:pPr>
              <w:spacing w:before="40" w:after="40" w:line="276" w:lineRule="auto"/>
              <w:jc w:val="both"/>
              <w:rPr>
                <w:rFonts w:ascii="Times New Roman" w:eastAsia="Times New Roman" w:hAnsi="Times New Roman" w:cs="Times New Roman"/>
              </w:rPr>
            </w:pPr>
            <w:r>
              <w:rPr>
                <w:rFonts w:ascii="Times New Roman" w:eastAsia="Times New Roman" w:hAnsi="Times New Roman" w:cs="Times New Roman"/>
              </w:rPr>
              <w:t>User confirms the expense entry</w:t>
            </w:r>
          </w:p>
        </w:tc>
        <w:tc>
          <w:tcPr>
            <w:tcW w:w="4094" w:type="dxa"/>
            <w:tcBorders>
              <w:top w:val="single" w:sz="4" w:space="0" w:color="000000"/>
              <w:left w:val="single" w:sz="4" w:space="0" w:color="000000"/>
              <w:bottom w:val="single" w:sz="4" w:space="0" w:color="000000"/>
              <w:right w:val="single" w:sz="4" w:space="0" w:color="000000"/>
            </w:tcBorders>
            <w:vAlign w:val="center"/>
          </w:tcPr>
          <w:p w14:paraId="70C66753" w14:textId="77777777" w:rsidR="00CE34D7" w:rsidRDefault="00000000">
            <w:pPr>
              <w:spacing w:before="40" w:after="40" w:line="276" w:lineRule="auto"/>
              <w:jc w:val="both"/>
              <w:rPr>
                <w:rFonts w:ascii="Times New Roman" w:eastAsia="Times New Roman" w:hAnsi="Times New Roman" w:cs="Times New Roman"/>
              </w:rPr>
            </w:pPr>
            <w:r>
              <w:rPr>
                <w:rFonts w:ascii="Times New Roman" w:eastAsia="Times New Roman" w:hAnsi="Times New Roman" w:cs="Times New Roman"/>
              </w:rPr>
              <w:t>Application notifies successful recording.</w:t>
            </w:r>
          </w:p>
        </w:tc>
      </w:tr>
      <w:tr w:rsidR="00CE34D7" w14:paraId="646FA566" w14:textId="77777777">
        <w:trPr>
          <w:jc w:val="center"/>
        </w:trPr>
        <w:tc>
          <w:tcPr>
            <w:tcW w:w="8915" w:type="dxa"/>
            <w:gridSpan w:val="4"/>
            <w:tcBorders>
              <w:top w:val="single" w:sz="4" w:space="0" w:color="000000"/>
              <w:left w:val="single" w:sz="4" w:space="0" w:color="000000"/>
              <w:bottom w:val="single" w:sz="4" w:space="0" w:color="000000"/>
              <w:right w:val="single" w:sz="4" w:space="0" w:color="000000"/>
            </w:tcBorders>
            <w:vAlign w:val="center"/>
          </w:tcPr>
          <w:p w14:paraId="152C6D74" w14:textId="77777777" w:rsidR="00CE34D7" w:rsidRDefault="00000000">
            <w:pPr>
              <w:spacing w:before="40" w:after="40" w:line="276" w:lineRule="auto"/>
              <w:jc w:val="both"/>
              <w:rPr>
                <w:rFonts w:ascii="Times New Roman" w:eastAsia="Times New Roman" w:hAnsi="Times New Roman" w:cs="Times New Roman"/>
                <w:b/>
              </w:rPr>
            </w:pPr>
            <w:r>
              <w:rPr>
                <w:rFonts w:ascii="Times New Roman" w:eastAsia="Times New Roman" w:hAnsi="Times New Roman" w:cs="Times New Roman"/>
                <w:b/>
              </w:rPr>
              <w:t>Alternate Course of Action</w:t>
            </w:r>
          </w:p>
        </w:tc>
      </w:tr>
      <w:tr w:rsidR="00CE34D7" w14:paraId="523BF54E" w14:textId="77777777">
        <w:trPr>
          <w:jc w:val="center"/>
        </w:trPr>
        <w:tc>
          <w:tcPr>
            <w:tcW w:w="608" w:type="dxa"/>
            <w:vAlign w:val="center"/>
          </w:tcPr>
          <w:p w14:paraId="2A2924FB" w14:textId="77777777" w:rsidR="00CE34D7" w:rsidRDefault="00000000">
            <w:pPr>
              <w:keepNext/>
              <w:spacing w:before="40" w:line="276" w:lineRule="auto"/>
              <w:jc w:val="both"/>
              <w:rPr>
                <w:rFonts w:ascii="Times New Roman" w:eastAsia="Times New Roman" w:hAnsi="Times New Roman" w:cs="Times New Roman"/>
                <w:b/>
              </w:rPr>
            </w:pPr>
            <w:r>
              <w:rPr>
                <w:rFonts w:ascii="Times New Roman" w:eastAsia="Times New Roman" w:hAnsi="Times New Roman" w:cs="Times New Roman"/>
                <w:b/>
              </w:rPr>
              <w:t>S#</w:t>
            </w:r>
          </w:p>
        </w:tc>
        <w:tc>
          <w:tcPr>
            <w:tcW w:w="4213" w:type="dxa"/>
            <w:gridSpan w:val="2"/>
            <w:vAlign w:val="center"/>
          </w:tcPr>
          <w:p w14:paraId="077C6C61" w14:textId="77777777" w:rsidR="00CE34D7" w:rsidRDefault="00000000">
            <w:pPr>
              <w:keepNext/>
              <w:spacing w:before="40" w:line="276" w:lineRule="auto"/>
              <w:jc w:val="both"/>
              <w:rPr>
                <w:rFonts w:ascii="Times New Roman" w:eastAsia="Times New Roman" w:hAnsi="Times New Roman" w:cs="Times New Roman"/>
                <w:b/>
              </w:rPr>
            </w:pPr>
            <w:r>
              <w:rPr>
                <w:rFonts w:ascii="Times New Roman" w:eastAsia="Times New Roman" w:hAnsi="Times New Roman" w:cs="Times New Roman"/>
                <w:b/>
              </w:rPr>
              <w:t>Actor Action</w:t>
            </w:r>
          </w:p>
        </w:tc>
        <w:tc>
          <w:tcPr>
            <w:tcW w:w="4094" w:type="dxa"/>
            <w:vAlign w:val="center"/>
          </w:tcPr>
          <w:p w14:paraId="4B568BBF" w14:textId="77777777" w:rsidR="00CE34D7" w:rsidRDefault="00000000">
            <w:pPr>
              <w:keepNext/>
              <w:spacing w:before="40" w:line="276" w:lineRule="auto"/>
              <w:jc w:val="both"/>
              <w:rPr>
                <w:rFonts w:ascii="Times New Roman" w:eastAsia="Times New Roman" w:hAnsi="Times New Roman" w:cs="Times New Roman"/>
                <w:b/>
              </w:rPr>
            </w:pPr>
            <w:r>
              <w:rPr>
                <w:rFonts w:ascii="Times New Roman" w:eastAsia="Times New Roman" w:hAnsi="Times New Roman" w:cs="Times New Roman"/>
                <w:b/>
              </w:rPr>
              <w:t>System Response</w:t>
            </w:r>
          </w:p>
        </w:tc>
      </w:tr>
      <w:tr w:rsidR="00CE34D7" w14:paraId="75E87CA8" w14:textId="77777777">
        <w:trPr>
          <w:jc w:val="center"/>
        </w:trPr>
        <w:tc>
          <w:tcPr>
            <w:tcW w:w="608" w:type="dxa"/>
            <w:vAlign w:val="center"/>
          </w:tcPr>
          <w:p w14:paraId="613E7FC9" w14:textId="77777777" w:rsidR="00CE34D7" w:rsidRDefault="00000000">
            <w:pPr>
              <w:spacing w:before="40" w:line="276" w:lineRule="auto"/>
              <w:jc w:val="both"/>
              <w:rPr>
                <w:rFonts w:ascii="Times New Roman" w:eastAsia="Times New Roman" w:hAnsi="Times New Roman" w:cs="Times New Roman"/>
                <w:b/>
              </w:rPr>
            </w:pPr>
            <w:r>
              <w:rPr>
                <w:rFonts w:ascii="Times New Roman" w:eastAsia="Times New Roman" w:hAnsi="Times New Roman" w:cs="Times New Roman"/>
                <w:b/>
              </w:rPr>
              <w:t>1</w:t>
            </w:r>
          </w:p>
        </w:tc>
        <w:tc>
          <w:tcPr>
            <w:tcW w:w="4213" w:type="dxa"/>
            <w:gridSpan w:val="2"/>
            <w:vAlign w:val="center"/>
          </w:tcPr>
          <w:p w14:paraId="35B922AE" w14:textId="77777777" w:rsidR="00CE34D7" w:rsidRDefault="00000000">
            <w:pPr>
              <w:spacing w:before="40" w:after="40" w:line="276" w:lineRule="auto"/>
              <w:jc w:val="both"/>
              <w:rPr>
                <w:rFonts w:ascii="Times New Roman" w:eastAsia="Times New Roman" w:hAnsi="Times New Roman" w:cs="Times New Roman"/>
              </w:rPr>
            </w:pPr>
            <w:r>
              <w:rPr>
                <w:rFonts w:ascii="Times New Roman" w:eastAsia="Times New Roman" w:hAnsi="Times New Roman" w:cs="Times New Roman"/>
              </w:rPr>
              <w:t>User corrects the invalid or missing fields</w:t>
            </w:r>
          </w:p>
        </w:tc>
        <w:tc>
          <w:tcPr>
            <w:tcW w:w="4094" w:type="dxa"/>
            <w:vAlign w:val="center"/>
          </w:tcPr>
          <w:p w14:paraId="1A742CD4" w14:textId="77777777" w:rsidR="00CE34D7" w:rsidRDefault="00000000">
            <w:pPr>
              <w:spacing w:before="40" w:after="40" w:line="276" w:lineRule="auto"/>
              <w:jc w:val="both"/>
              <w:rPr>
                <w:rFonts w:ascii="Times New Roman" w:eastAsia="Times New Roman" w:hAnsi="Times New Roman" w:cs="Times New Roman"/>
              </w:rPr>
            </w:pPr>
            <w:r>
              <w:rPr>
                <w:rFonts w:ascii="Times New Roman" w:eastAsia="Times New Roman" w:hAnsi="Times New Roman" w:cs="Times New Roman"/>
              </w:rPr>
              <w:t>System validates input; detects invalid or missing fields</w:t>
            </w:r>
          </w:p>
        </w:tc>
      </w:tr>
      <w:tr w:rsidR="00CE34D7" w14:paraId="497F188C" w14:textId="77777777">
        <w:trPr>
          <w:jc w:val="center"/>
        </w:trPr>
        <w:tc>
          <w:tcPr>
            <w:tcW w:w="608" w:type="dxa"/>
            <w:vAlign w:val="center"/>
          </w:tcPr>
          <w:p w14:paraId="73032959" w14:textId="77777777" w:rsidR="00CE34D7" w:rsidRDefault="00000000">
            <w:pPr>
              <w:spacing w:before="40" w:line="276" w:lineRule="auto"/>
              <w:jc w:val="both"/>
              <w:rPr>
                <w:rFonts w:ascii="Times New Roman" w:eastAsia="Times New Roman" w:hAnsi="Times New Roman" w:cs="Times New Roman"/>
                <w:b/>
              </w:rPr>
            </w:pPr>
            <w:r>
              <w:rPr>
                <w:rFonts w:ascii="Times New Roman" w:eastAsia="Times New Roman" w:hAnsi="Times New Roman" w:cs="Times New Roman"/>
                <w:b/>
              </w:rPr>
              <w:t>2</w:t>
            </w:r>
          </w:p>
        </w:tc>
        <w:tc>
          <w:tcPr>
            <w:tcW w:w="4213" w:type="dxa"/>
            <w:gridSpan w:val="2"/>
            <w:vAlign w:val="center"/>
          </w:tcPr>
          <w:p w14:paraId="5B561FF6" w14:textId="77777777" w:rsidR="00CE34D7" w:rsidRDefault="00000000">
            <w:pPr>
              <w:spacing w:before="40" w:after="40" w:line="276" w:lineRule="auto"/>
              <w:jc w:val="both"/>
              <w:rPr>
                <w:rFonts w:ascii="Times New Roman" w:eastAsia="Times New Roman" w:hAnsi="Times New Roman" w:cs="Times New Roman"/>
              </w:rPr>
            </w:pPr>
            <w:r>
              <w:rPr>
                <w:rFonts w:ascii="Times New Roman" w:eastAsia="Times New Roman" w:hAnsi="Times New Roman" w:cs="Times New Roman"/>
              </w:rPr>
              <w:t>User submits the corrected expense details</w:t>
            </w:r>
          </w:p>
        </w:tc>
        <w:tc>
          <w:tcPr>
            <w:tcW w:w="4094" w:type="dxa"/>
            <w:vAlign w:val="center"/>
          </w:tcPr>
          <w:p w14:paraId="1214F81D" w14:textId="77777777" w:rsidR="00CE34D7" w:rsidRDefault="00000000">
            <w:pPr>
              <w:spacing w:before="40" w:after="40" w:line="276" w:lineRule="auto"/>
              <w:jc w:val="both"/>
              <w:rPr>
                <w:rFonts w:ascii="Times New Roman" w:eastAsia="Times New Roman" w:hAnsi="Times New Roman" w:cs="Times New Roman"/>
              </w:rPr>
            </w:pPr>
            <w:r>
              <w:rPr>
                <w:rFonts w:ascii="Times New Roman" w:eastAsia="Times New Roman" w:hAnsi="Times New Roman" w:cs="Times New Roman"/>
              </w:rPr>
              <w:t>System validates and saves the corrected expense data</w:t>
            </w:r>
          </w:p>
        </w:tc>
      </w:tr>
      <w:tr w:rsidR="00CE34D7" w14:paraId="1C5D32C5" w14:textId="77777777">
        <w:trPr>
          <w:jc w:val="center"/>
        </w:trPr>
        <w:tc>
          <w:tcPr>
            <w:tcW w:w="608" w:type="dxa"/>
            <w:vAlign w:val="center"/>
          </w:tcPr>
          <w:p w14:paraId="2BDD8C8D" w14:textId="77777777" w:rsidR="00CE34D7" w:rsidRDefault="00000000">
            <w:pPr>
              <w:spacing w:before="40" w:line="276" w:lineRule="auto"/>
              <w:jc w:val="both"/>
              <w:rPr>
                <w:rFonts w:ascii="Times New Roman" w:eastAsia="Times New Roman" w:hAnsi="Times New Roman" w:cs="Times New Roman"/>
                <w:b/>
              </w:rPr>
            </w:pPr>
            <w:r>
              <w:rPr>
                <w:rFonts w:ascii="Times New Roman" w:eastAsia="Times New Roman" w:hAnsi="Times New Roman" w:cs="Times New Roman"/>
                <w:b/>
              </w:rPr>
              <w:t>3</w:t>
            </w:r>
          </w:p>
        </w:tc>
        <w:tc>
          <w:tcPr>
            <w:tcW w:w="4213" w:type="dxa"/>
            <w:gridSpan w:val="2"/>
            <w:vAlign w:val="center"/>
          </w:tcPr>
          <w:p w14:paraId="6D65C0F5" w14:textId="77777777" w:rsidR="00CE34D7" w:rsidRDefault="00000000">
            <w:pPr>
              <w:spacing w:before="40" w:after="40" w:line="276" w:lineRule="auto"/>
              <w:jc w:val="both"/>
              <w:rPr>
                <w:rFonts w:ascii="Times New Roman" w:eastAsia="Times New Roman" w:hAnsi="Times New Roman" w:cs="Times New Roman"/>
              </w:rPr>
            </w:pPr>
            <w:r>
              <w:rPr>
                <w:rFonts w:ascii="Times New Roman" w:eastAsia="Times New Roman" w:hAnsi="Times New Roman" w:cs="Times New Roman"/>
              </w:rPr>
              <w:t>User confirms the expense entry</w:t>
            </w:r>
          </w:p>
        </w:tc>
        <w:tc>
          <w:tcPr>
            <w:tcW w:w="4094" w:type="dxa"/>
            <w:vAlign w:val="center"/>
          </w:tcPr>
          <w:p w14:paraId="73A858A2" w14:textId="77777777" w:rsidR="00CE34D7" w:rsidRDefault="00000000">
            <w:pPr>
              <w:spacing w:before="40" w:after="40" w:line="276" w:lineRule="auto"/>
              <w:jc w:val="both"/>
              <w:rPr>
                <w:rFonts w:ascii="Times New Roman" w:eastAsia="Times New Roman" w:hAnsi="Times New Roman" w:cs="Times New Roman"/>
              </w:rPr>
            </w:pPr>
            <w:r>
              <w:rPr>
                <w:rFonts w:ascii="Times New Roman" w:eastAsia="Times New Roman" w:hAnsi="Times New Roman" w:cs="Times New Roman"/>
              </w:rPr>
              <w:t>Application notifies successful recording</w:t>
            </w:r>
          </w:p>
        </w:tc>
      </w:tr>
    </w:tbl>
    <w:p w14:paraId="3E71630B" w14:textId="77777777" w:rsidR="00CE34D7" w:rsidRDefault="00000000">
      <w:pPr>
        <w:pBdr>
          <w:top w:val="nil"/>
          <w:left w:val="nil"/>
          <w:bottom w:val="nil"/>
          <w:right w:val="nil"/>
          <w:between w:val="nil"/>
        </w:pBdr>
        <w:jc w:val="center"/>
        <w:rPr>
          <w:rFonts w:ascii="Arial" w:eastAsia="Arial" w:hAnsi="Arial" w:cs="Arial"/>
          <w:b/>
          <w:color w:val="000000"/>
        </w:rPr>
      </w:pPr>
      <w:r>
        <w:rPr>
          <w:rFonts w:ascii="Arial" w:eastAsia="Arial" w:hAnsi="Arial" w:cs="Arial"/>
          <w:b/>
          <w:color w:val="000000"/>
        </w:rPr>
        <w:t xml:space="preserve">Table 1: UC-1 </w:t>
      </w:r>
    </w:p>
    <w:p w14:paraId="1EF16EAC" w14:textId="77777777" w:rsidR="00CE34D7" w:rsidRDefault="00000000">
      <w:pPr>
        <w:pBdr>
          <w:top w:val="nil"/>
          <w:left w:val="nil"/>
          <w:bottom w:val="nil"/>
          <w:right w:val="nil"/>
          <w:between w:val="nil"/>
        </w:pBdr>
        <w:ind w:left="2348" w:hanging="994"/>
        <w:rPr>
          <w:rFonts w:ascii="Times New Roman" w:eastAsia="Times New Roman" w:hAnsi="Times New Roman" w:cs="Times New Roman"/>
          <w:color w:val="000000"/>
        </w:rPr>
      </w:pPr>
      <w:r>
        <w:rPr>
          <w:rFonts w:ascii="Times New Roman" w:eastAsia="Times New Roman" w:hAnsi="Times New Roman" w:cs="Times New Roman"/>
          <w:color w:val="000000"/>
        </w:rPr>
        <w:tab/>
      </w:r>
    </w:p>
    <w:p w14:paraId="2F2F6F83" w14:textId="77777777" w:rsidR="00CE34D7" w:rsidRDefault="00000000">
      <w:pPr>
        <w:pStyle w:val="Heading2"/>
        <w:numPr>
          <w:ilvl w:val="1"/>
          <w:numId w:val="15"/>
        </w:numPr>
      </w:pPr>
      <w:bookmarkStart w:id="32" w:name="_1pxezwc" w:colFirst="0" w:colLast="0"/>
      <w:bookmarkEnd w:id="32"/>
      <w:r>
        <w:t>Use-Case 2: View Expense History</w:t>
      </w:r>
    </w:p>
    <w:tbl>
      <w:tblPr>
        <w:tblStyle w:val="a3"/>
        <w:tblW w:w="891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08"/>
        <w:gridCol w:w="1693"/>
        <w:gridCol w:w="2520"/>
        <w:gridCol w:w="4094"/>
      </w:tblGrid>
      <w:tr w:rsidR="00CE34D7" w14:paraId="0D8ABA31" w14:textId="77777777">
        <w:trPr>
          <w:jc w:val="center"/>
        </w:trPr>
        <w:tc>
          <w:tcPr>
            <w:tcW w:w="2301" w:type="dxa"/>
            <w:gridSpan w:val="2"/>
            <w:vAlign w:val="center"/>
          </w:tcPr>
          <w:p w14:paraId="49D5C2D1" w14:textId="77777777" w:rsidR="00CE34D7" w:rsidRDefault="00000000">
            <w:pPr>
              <w:spacing w:before="40" w:after="40" w:line="276" w:lineRule="auto"/>
              <w:jc w:val="both"/>
              <w:rPr>
                <w:rFonts w:ascii="Times New Roman" w:eastAsia="Times New Roman" w:hAnsi="Times New Roman" w:cs="Times New Roman"/>
                <w:b/>
              </w:rPr>
            </w:pPr>
            <w:r>
              <w:rPr>
                <w:rFonts w:ascii="Times New Roman" w:eastAsia="Times New Roman" w:hAnsi="Times New Roman" w:cs="Times New Roman"/>
                <w:b/>
              </w:rPr>
              <w:t>Identifier</w:t>
            </w:r>
          </w:p>
        </w:tc>
        <w:tc>
          <w:tcPr>
            <w:tcW w:w="6614" w:type="dxa"/>
            <w:gridSpan w:val="2"/>
            <w:vAlign w:val="center"/>
          </w:tcPr>
          <w:p w14:paraId="289F97AE" w14:textId="77777777" w:rsidR="00CE34D7" w:rsidRDefault="00000000">
            <w:pPr>
              <w:spacing w:before="40" w:after="40" w:line="276" w:lineRule="auto"/>
              <w:jc w:val="both"/>
              <w:rPr>
                <w:rFonts w:ascii="Times New Roman" w:eastAsia="Times New Roman" w:hAnsi="Times New Roman" w:cs="Times New Roman"/>
              </w:rPr>
            </w:pPr>
            <w:r>
              <w:rPr>
                <w:rFonts w:ascii="Times New Roman" w:eastAsia="Times New Roman" w:hAnsi="Times New Roman" w:cs="Times New Roman"/>
              </w:rPr>
              <w:t>UC-2</w:t>
            </w:r>
          </w:p>
        </w:tc>
      </w:tr>
      <w:tr w:rsidR="00CE34D7" w14:paraId="22BE5658" w14:textId="77777777">
        <w:trPr>
          <w:jc w:val="center"/>
        </w:trPr>
        <w:tc>
          <w:tcPr>
            <w:tcW w:w="2301" w:type="dxa"/>
            <w:gridSpan w:val="2"/>
            <w:vAlign w:val="center"/>
          </w:tcPr>
          <w:p w14:paraId="1E15A452" w14:textId="77777777" w:rsidR="00CE34D7" w:rsidRDefault="00000000">
            <w:pPr>
              <w:spacing w:before="40" w:after="40" w:line="276" w:lineRule="auto"/>
              <w:jc w:val="both"/>
              <w:rPr>
                <w:rFonts w:ascii="Times New Roman" w:eastAsia="Times New Roman" w:hAnsi="Times New Roman" w:cs="Times New Roman"/>
                <w:b/>
              </w:rPr>
            </w:pPr>
            <w:r>
              <w:rPr>
                <w:rFonts w:ascii="Times New Roman" w:eastAsia="Times New Roman" w:hAnsi="Times New Roman" w:cs="Times New Roman"/>
                <w:b/>
              </w:rPr>
              <w:t>Purpose</w:t>
            </w:r>
          </w:p>
        </w:tc>
        <w:tc>
          <w:tcPr>
            <w:tcW w:w="6614" w:type="dxa"/>
            <w:gridSpan w:val="2"/>
            <w:vAlign w:val="center"/>
          </w:tcPr>
          <w:p w14:paraId="3F4DB24F" w14:textId="77777777" w:rsidR="00CE34D7" w:rsidRDefault="00000000">
            <w:pPr>
              <w:spacing w:before="40" w:after="40" w:line="276" w:lineRule="auto"/>
              <w:jc w:val="both"/>
              <w:rPr>
                <w:rFonts w:ascii="Times New Roman" w:eastAsia="Times New Roman" w:hAnsi="Times New Roman" w:cs="Times New Roman"/>
              </w:rPr>
            </w:pPr>
            <w:r>
              <w:rPr>
                <w:rFonts w:ascii="Times New Roman" w:eastAsia="Times New Roman" w:hAnsi="Times New Roman" w:cs="Times New Roman"/>
              </w:rPr>
              <w:t>Allow users to view their past recorded expenses</w:t>
            </w:r>
          </w:p>
        </w:tc>
      </w:tr>
      <w:tr w:rsidR="00CE34D7" w14:paraId="19AD4505" w14:textId="77777777">
        <w:trPr>
          <w:jc w:val="center"/>
        </w:trPr>
        <w:tc>
          <w:tcPr>
            <w:tcW w:w="2301" w:type="dxa"/>
            <w:gridSpan w:val="2"/>
            <w:vAlign w:val="center"/>
          </w:tcPr>
          <w:p w14:paraId="7B03390B" w14:textId="77777777" w:rsidR="00CE34D7" w:rsidRDefault="00000000">
            <w:pPr>
              <w:spacing w:before="40" w:after="40" w:line="276" w:lineRule="auto"/>
              <w:jc w:val="both"/>
              <w:rPr>
                <w:rFonts w:ascii="Times New Roman" w:eastAsia="Times New Roman" w:hAnsi="Times New Roman" w:cs="Times New Roman"/>
                <w:b/>
              </w:rPr>
            </w:pPr>
            <w:r>
              <w:rPr>
                <w:rFonts w:ascii="Times New Roman" w:eastAsia="Times New Roman" w:hAnsi="Times New Roman" w:cs="Times New Roman"/>
                <w:b/>
              </w:rPr>
              <w:t>Priority</w:t>
            </w:r>
          </w:p>
        </w:tc>
        <w:tc>
          <w:tcPr>
            <w:tcW w:w="6614" w:type="dxa"/>
            <w:gridSpan w:val="2"/>
            <w:vAlign w:val="center"/>
          </w:tcPr>
          <w:p w14:paraId="45B05B59" w14:textId="77777777" w:rsidR="00CE34D7" w:rsidRDefault="00000000">
            <w:pPr>
              <w:spacing w:before="40" w:after="40" w:line="276" w:lineRule="auto"/>
              <w:jc w:val="both"/>
              <w:rPr>
                <w:rFonts w:ascii="Times New Roman" w:eastAsia="Times New Roman" w:hAnsi="Times New Roman" w:cs="Times New Roman"/>
              </w:rPr>
            </w:pPr>
            <w:r>
              <w:rPr>
                <w:rFonts w:ascii="Times New Roman" w:eastAsia="Times New Roman" w:hAnsi="Times New Roman" w:cs="Times New Roman"/>
              </w:rPr>
              <w:t>High</w:t>
            </w:r>
          </w:p>
        </w:tc>
      </w:tr>
      <w:tr w:rsidR="00CE34D7" w14:paraId="6BB1348D" w14:textId="77777777">
        <w:trPr>
          <w:jc w:val="center"/>
        </w:trPr>
        <w:tc>
          <w:tcPr>
            <w:tcW w:w="2301" w:type="dxa"/>
            <w:gridSpan w:val="2"/>
            <w:vAlign w:val="center"/>
          </w:tcPr>
          <w:p w14:paraId="273D8292" w14:textId="77777777" w:rsidR="00CE34D7" w:rsidRDefault="00000000">
            <w:pPr>
              <w:spacing w:before="40" w:after="40" w:line="276" w:lineRule="auto"/>
              <w:jc w:val="both"/>
              <w:rPr>
                <w:rFonts w:ascii="Times New Roman" w:eastAsia="Times New Roman" w:hAnsi="Times New Roman" w:cs="Times New Roman"/>
                <w:b/>
              </w:rPr>
            </w:pPr>
            <w:r>
              <w:rPr>
                <w:rFonts w:ascii="Times New Roman" w:eastAsia="Times New Roman" w:hAnsi="Times New Roman" w:cs="Times New Roman"/>
                <w:b/>
              </w:rPr>
              <w:t>Pre-conditions</w:t>
            </w:r>
          </w:p>
        </w:tc>
        <w:tc>
          <w:tcPr>
            <w:tcW w:w="6614" w:type="dxa"/>
            <w:gridSpan w:val="2"/>
            <w:vAlign w:val="center"/>
          </w:tcPr>
          <w:p w14:paraId="7DC6E5E4" w14:textId="77777777" w:rsidR="00CE34D7" w:rsidRDefault="00000000">
            <w:pPr>
              <w:numPr>
                <w:ilvl w:val="0"/>
                <w:numId w:val="33"/>
              </w:numPr>
              <w:pBdr>
                <w:top w:val="nil"/>
                <w:left w:val="nil"/>
                <w:bottom w:val="nil"/>
                <w:right w:val="nil"/>
                <w:between w:val="nil"/>
              </w:pBdr>
              <w:spacing w:before="40" w:after="40" w:line="276" w:lineRule="auto"/>
              <w:jc w:val="both"/>
              <w:rPr>
                <w:color w:val="000000"/>
              </w:rPr>
            </w:pPr>
            <w:r>
              <w:rPr>
                <w:rFonts w:ascii="Times New Roman" w:eastAsia="Times New Roman" w:hAnsi="Times New Roman" w:cs="Times New Roman"/>
                <w:color w:val="000000"/>
              </w:rPr>
              <w:t>The user must be authenticated and logged into the application.</w:t>
            </w:r>
          </w:p>
          <w:p w14:paraId="526E4746" w14:textId="77777777" w:rsidR="00CE34D7" w:rsidRDefault="00000000">
            <w:pPr>
              <w:numPr>
                <w:ilvl w:val="0"/>
                <w:numId w:val="33"/>
              </w:numPr>
              <w:pBdr>
                <w:top w:val="nil"/>
                <w:left w:val="nil"/>
                <w:bottom w:val="nil"/>
                <w:right w:val="nil"/>
                <w:between w:val="nil"/>
              </w:pBdr>
              <w:spacing w:before="40" w:after="40" w:line="276" w:lineRule="auto"/>
              <w:jc w:val="both"/>
              <w:rPr>
                <w:color w:val="000000"/>
              </w:rPr>
            </w:pPr>
            <w:r>
              <w:rPr>
                <w:rFonts w:ascii="Times New Roman" w:eastAsia="Times New Roman" w:hAnsi="Times New Roman" w:cs="Times New Roman"/>
                <w:color w:val="000000"/>
              </w:rPr>
              <w:t>The application interface should be accessible.</w:t>
            </w:r>
          </w:p>
        </w:tc>
      </w:tr>
      <w:tr w:rsidR="00CE34D7" w14:paraId="730A0029" w14:textId="77777777">
        <w:trPr>
          <w:jc w:val="center"/>
        </w:trPr>
        <w:tc>
          <w:tcPr>
            <w:tcW w:w="2301" w:type="dxa"/>
            <w:gridSpan w:val="2"/>
            <w:vAlign w:val="center"/>
          </w:tcPr>
          <w:p w14:paraId="0839E330" w14:textId="77777777" w:rsidR="00CE34D7" w:rsidRDefault="00000000">
            <w:pPr>
              <w:spacing w:before="40" w:after="40" w:line="276" w:lineRule="auto"/>
              <w:jc w:val="both"/>
              <w:rPr>
                <w:rFonts w:ascii="Times New Roman" w:eastAsia="Times New Roman" w:hAnsi="Times New Roman" w:cs="Times New Roman"/>
                <w:b/>
              </w:rPr>
            </w:pPr>
            <w:r>
              <w:rPr>
                <w:rFonts w:ascii="Times New Roman" w:eastAsia="Times New Roman" w:hAnsi="Times New Roman" w:cs="Times New Roman"/>
                <w:b/>
              </w:rPr>
              <w:t>Post-conditions</w:t>
            </w:r>
          </w:p>
        </w:tc>
        <w:tc>
          <w:tcPr>
            <w:tcW w:w="6614" w:type="dxa"/>
            <w:gridSpan w:val="2"/>
            <w:vAlign w:val="center"/>
          </w:tcPr>
          <w:p w14:paraId="2FCD5386" w14:textId="77777777" w:rsidR="00CE34D7" w:rsidRDefault="00000000">
            <w:pPr>
              <w:pBdr>
                <w:top w:val="nil"/>
                <w:left w:val="nil"/>
                <w:bottom w:val="nil"/>
                <w:right w:val="nil"/>
                <w:between w:val="nil"/>
              </w:pBdr>
              <w:spacing w:before="40" w:after="4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The users can review their expense history.</w:t>
            </w:r>
          </w:p>
        </w:tc>
      </w:tr>
      <w:tr w:rsidR="00CE34D7" w14:paraId="7D79C088" w14:textId="77777777">
        <w:trPr>
          <w:jc w:val="center"/>
        </w:trPr>
        <w:tc>
          <w:tcPr>
            <w:tcW w:w="8915" w:type="dxa"/>
            <w:gridSpan w:val="4"/>
            <w:vAlign w:val="center"/>
          </w:tcPr>
          <w:p w14:paraId="61B525D8" w14:textId="77777777" w:rsidR="00CE34D7" w:rsidRDefault="00000000">
            <w:pPr>
              <w:pBdr>
                <w:top w:val="nil"/>
                <w:left w:val="nil"/>
                <w:bottom w:val="nil"/>
                <w:right w:val="nil"/>
                <w:between w:val="nil"/>
              </w:pBdr>
              <w:spacing w:before="40" w:after="40" w:line="276"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Typical Course of Action</w:t>
            </w:r>
          </w:p>
        </w:tc>
      </w:tr>
      <w:tr w:rsidR="00CE34D7" w14:paraId="43EB1D95" w14:textId="77777777">
        <w:trPr>
          <w:jc w:val="center"/>
        </w:trPr>
        <w:tc>
          <w:tcPr>
            <w:tcW w:w="608" w:type="dxa"/>
            <w:tcBorders>
              <w:top w:val="single" w:sz="4" w:space="0" w:color="000000"/>
              <w:left w:val="single" w:sz="4" w:space="0" w:color="000000"/>
              <w:bottom w:val="single" w:sz="4" w:space="0" w:color="000000"/>
              <w:right w:val="single" w:sz="4" w:space="0" w:color="000000"/>
            </w:tcBorders>
            <w:vAlign w:val="center"/>
          </w:tcPr>
          <w:p w14:paraId="42DC2548" w14:textId="77777777" w:rsidR="00CE34D7" w:rsidRDefault="00000000">
            <w:pPr>
              <w:spacing w:line="276" w:lineRule="auto"/>
              <w:jc w:val="both"/>
              <w:rPr>
                <w:rFonts w:ascii="Times New Roman" w:eastAsia="Times New Roman" w:hAnsi="Times New Roman" w:cs="Times New Roman"/>
                <w:b/>
              </w:rPr>
            </w:pPr>
            <w:r>
              <w:rPr>
                <w:rFonts w:ascii="Times New Roman" w:eastAsia="Times New Roman" w:hAnsi="Times New Roman" w:cs="Times New Roman"/>
                <w:b/>
              </w:rPr>
              <w:lastRenderedPageBreak/>
              <w:t>S#</w:t>
            </w:r>
          </w:p>
        </w:tc>
        <w:tc>
          <w:tcPr>
            <w:tcW w:w="4213" w:type="dxa"/>
            <w:gridSpan w:val="2"/>
            <w:tcBorders>
              <w:top w:val="single" w:sz="4" w:space="0" w:color="000000"/>
              <w:left w:val="single" w:sz="4" w:space="0" w:color="000000"/>
              <w:bottom w:val="single" w:sz="4" w:space="0" w:color="000000"/>
              <w:right w:val="single" w:sz="4" w:space="0" w:color="000000"/>
            </w:tcBorders>
            <w:vAlign w:val="center"/>
          </w:tcPr>
          <w:p w14:paraId="128F0903" w14:textId="77777777" w:rsidR="00CE34D7" w:rsidRDefault="00000000">
            <w:pPr>
              <w:spacing w:before="40" w:line="276" w:lineRule="auto"/>
              <w:jc w:val="both"/>
              <w:rPr>
                <w:rFonts w:ascii="Times New Roman" w:eastAsia="Times New Roman" w:hAnsi="Times New Roman" w:cs="Times New Roman"/>
                <w:b/>
              </w:rPr>
            </w:pPr>
            <w:r>
              <w:rPr>
                <w:rFonts w:ascii="Times New Roman" w:eastAsia="Times New Roman" w:hAnsi="Times New Roman" w:cs="Times New Roman"/>
                <w:b/>
              </w:rPr>
              <w:t>Actor Action</w:t>
            </w:r>
          </w:p>
        </w:tc>
        <w:tc>
          <w:tcPr>
            <w:tcW w:w="4094" w:type="dxa"/>
            <w:tcBorders>
              <w:top w:val="single" w:sz="4" w:space="0" w:color="000000"/>
              <w:left w:val="single" w:sz="4" w:space="0" w:color="000000"/>
              <w:bottom w:val="single" w:sz="4" w:space="0" w:color="000000"/>
              <w:right w:val="single" w:sz="4" w:space="0" w:color="000000"/>
            </w:tcBorders>
            <w:vAlign w:val="center"/>
          </w:tcPr>
          <w:p w14:paraId="14596101" w14:textId="77777777" w:rsidR="00CE34D7" w:rsidRDefault="00000000">
            <w:pPr>
              <w:spacing w:before="40" w:line="276" w:lineRule="auto"/>
              <w:jc w:val="both"/>
              <w:rPr>
                <w:rFonts w:ascii="Times New Roman" w:eastAsia="Times New Roman" w:hAnsi="Times New Roman" w:cs="Times New Roman"/>
                <w:b/>
              </w:rPr>
            </w:pPr>
            <w:r>
              <w:rPr>
                <w:rFonts w:ascii="Times New Roman" w:eastAsia="Times New Roman" w:hAnsi="Times New Roman" w:cs="Times New Roman"/>
                <w:b/>
              </w:rPr>
              <w:t>System Response</w:t>
            </w:r>
          </w:p>
        </w:tc>
      </w:tr>
      <w:tr w:rsidR="00CE34D7" w14:paraId="6C5E2C6F" w14:textId="77777777">
        <w:trPr>
          <w:trHeight w:val="359"/>
          <w:jc w:val="center"/>
        </w:trPr>
        <w:tc>
          <w:tcPr>
            <w:tcW w:w="608" w:type="dxa"/>
            <w:tcBorders>
              <w:top w:val="single" w:sz="4" w:space="0" w:color="000000"/>
              <w:left w:val="single" w:sz="4" w:space="0" w:color="000000"/>
              <w:bottom w:val="single" w:sz="4" w:space="0" w:color="000000"/>
              <w:right w:val="single" w:sz="4" w:space="0" w:color="000000"/>
            </w:tcBorders>
            <w:vAlign w:val="center"/>
          </w:tcPr>
          <w:p w14:paraId="2DDABC24" w14:textId="77777777" w:rsidR="00CE34D7" w:rsidRDefault="00000000">
            <w:pPr>
              <w:spacing w:line="276" w:lineRule="auto"/>
              <w:jc w:val="both"/>
              <w:rPr>
                <w:rFonts w:ascii="Times New Roman" w:eastAsia="Times New Roman" w:hAnsi="Times New Roman" w:cs="Times New Roman"/>
                <w:b/>
              </w:rPr>
            </w:pPr>
            <w:r>
              <w:rPr>
                <w:rFonts w:ascii="Times New Roman" w:eastAsia="Times New Roman" w:hAnsi="Times New Roman" w:cs="Times New Roman"/>
                <w:b/>
              </w:rPr>
              <w:t>1</w:t>
            </w:r>
          </w:p>
        </w:tc>
        <w:tc>
          <w:tcPr>
            <w:tcW w:w="4213" w:type="dxa"/>
            <w:gridSpan w:val="2"/>
            <w:tcBorders>
              <w:top w:val="single" w:sz="4" w:space="0" w:color="000000"/>
              <w:left w:val="single" w:sz="4" w:space="0" w:color="000000"/>
              <w:bottom w:val="single" w:sz="4" w:space="0" w:color="000000"/>
              <w:right w:val="single" w:sz="4" w:space="0" w:color="000000"/>
            </w:tcBorders>
            <w:vAlign w:val="center"/>
          </w:tcPr>
          <w:p w14:paraId="3B7070D8" w14:textId="77777777" w:rsidR="00CE34D7" w:rsidRDefault="00000000">
            <w:pPr>
              <w:spacing w:before="40" w:after="40" w:line="276" w:lineRule="auto"/>
              <w:jc w:val="both"/>
              <w:rPr>
                <w:rFonts w:ascii="Times New Roman" w:eastAsia="Times New Roman" w:hAnsi="Times New Roman" w:cs="Times New Roman"/>
              </w:rPr>
            </w:pPr>
            <w:r>
              <w:rPr>
                <w:rFonts w:ascii="Times New Roman" w:eastAsia="Times New Roman" w:hAnsi="Times New Roman" w:cs="Times New Roman"/>
              </w:rPr>
              <w:t>User navigates to “Expense History”.</w:t>
            </w:r>
          </w:p>
        </w:tc>
        <w:tc>
          <w:tcPr>
            <w:tcW w:w="4094" w:type="dxa"/>
            <w:tcBorders>
              <w:top w:val="single" w:sz="4" w:space="0" w:color="000000"/>
              <w:left w:val="single" w:sz="4" w:space="0" w:color="000000"/>
              <w:bottom w:val="single" w:sz="4" w:space="0" w:color="000000"/>
              <w:right w:val="single" w:sz="4" w:space="0" w:color="000000"/>
            </w:tcBorders>
            <w:vAlign w:val="center"/>
          </w:tcPr>
          <w:p w14:paraId="63A5D80C" w14:textId="77777777" w:rsidR="00CE34D7" w:rsidRDefault="00000000">
            <w:pPr>
              <w:spacing w:before="40" w:after="40" w:line="276" w:lineRule="auto"/>
              <w:jc w:val="both"/>
              <w:rPr>
                <w:rFonts w:ascii="Times New Roman" w:eastAsia="Times New Roman" w:hAnsi="Times New Roman" w:cs="Times New Roman"/>
              </w:rPr>
            </w:pPr>
            <w:r>
              <w:rPr>
                <w:rFonts w:ascii="Times New Roman" w:eastAsia="Times New Roman" w:hAnsi="Times New Roman" w:cs="Times New Roman"/>
              </w:rPr>
              <w:t>Application fetches and displays expense history</w:t>
            </w:r>
          </w:p>
        </w:tc>
      </w:tr>
      <w:tr w:rsidR="00CE34D7" w14:paraId="0A943351" w14:textId="77777777">
        <w:trPr>
          <w:jc w:val="center"/>
        </w:trPr>
        <w:tc>
          <w:tcPr>
            <w:tcW w:w="608" w:type="dxa"/>
            <w:tcBorders>
              <w:top w:val="single" w:sz="4" w:space="0" w:color="000000"/>
              <w:left w:val="single" w:sz="4" w:space="0" w:color="000000"/>
              <w:bottom w:val="single" w:sz="4" w:space="0" w:color="000000"/>
              <w:right w:val="single" w:sz="4" w:space="0" w:color="000000"/>
            </w:tcBorders>
            <w:vAlign w:val="center"/>
          </w:tcPr>
          <w:p w14:paraId="73DB83A0" w14:textId="77777777" w:rsidR="00CE34D7" w:rsidRDefault="00000000">
            <w:pPr>
              <w:spacing w:line="276" w:lineRule="auto"/>
              <w:jc w:val="both"/>
              <w:rPr>
                <w:rFonts w:ascii="Times New Roman" w:eastAsia="Times New Roman" w:hAnsi="Times New Roman" w:cs="Times New Roman"/>
                <w:b/>
              </w:rPr>
            </w:pPr>
            <w:r>
              <w:rPr>
                <w:rFonts w:ascii="Times New Roman" w:eastAsia="Times New Roman" w:hAnsi="Times New Roman" w:cs="Times New Roman"/>
                <w:b/>
              </w:rPr>
              <w:t>2</w:t>
            </w:r>
          </w:p>
        </w:tc>
        <w:tc>
          <w:tcPr>
            <w:tcW w:w="4213" w:type="dxa"/>
            <w:gridSpan w:val="2"/>
            <w:tcBorders>
              <w:top w:val="single" w:sz="4" w:space="0" w:color="000000"/>
              <w:left w:val="single" w:sz="4" w:space="0" w:color="000000"/>
              <w:bottom w:val="single" w:sz="4" w:space="0" w:color="000000"/>
              <w:right w:val="single" w:sz="4" w:space="0" w:color="000000"/>
            </w:tcBorders>
            <w:vAlign w:val="center"/>
          </w:tcPr>
          <w:p w14:paraId="47558125" w14:textId="77777777" w:rsidR="00CE34D7" w:rsidRDefault="00000000">
            <w:pPr>
              <w:spacing w:before="40" w:after="40" w:line="276" w:lineRule="auto"/>
              <w:jc w:val="both"/>
              <w:rPr>
                <w:rFonts w:ascii="Times New Roman" w:eastAsia="Times New Roman" w:hAnsi="Times New Roman" w:cs="Times New Roman"/>
              </w:rPr>
            </w:pPr>
            <w:r>
              <w:rPr>
                <w:rFonts w:ascii="Times New Roman" w:eastAsia="Times New Roman" w:hAnsi="Times New Roman" w:cs="Times New Roman"/>
              </w:rPr>
              <w:t>User scrolls or searches for specific expense</w:t>
            </w:r>
          </w:p>
        </w:tc>
        <w:tc>
          <w:tcPr>
            <w:tcW w:w="4094" w:type="dxa"/>
            <w:tcBorders>
              <w:top w:val="single" w:sz="4" w:space="0" w:color="000000"/>
              <w:left w:val="single" w:sz="4" w:space="0" w:color="000000"/>
              <w:bottom w:val="single" w:sz="4" w:space="0" w:color="000000"/>
              <w:right w:val="single" w:sz="4" w:space="0" w:color="000000"/>
            </w:tcBorders>
            <w:vAlign w:val="center"/>
          </w:tcPr>
          <w:p w14:paraId="36483133" w14:textId="77777777" w:rsidR="00CE34D7" w:rsidRDefault="00000000">
            <w:pPr>
              <w:spacing w:before="40" w:after="40" w:line="276" w:lineRule="auto"/>
              <w:jc w:val="both"/>
              <w:rPr>
                <w:rFonts w:ascii="Times New Roman" w:eastAsia="Times New Roman" w:hAnsi="Times New Roman" w:cs="Times New Roman"/>
              </w:rPr>
            </w:pPr>
            <w:r>
              <w:rPr>
                <w:rFonts w:ascii="Times New Roman" w:eastAsia="Times New Roman" w:hAnsi="Times New Roman" w:cs="Times New Roman"/>
              </w:rPr>
              <w:t>System filters and displays relevant expense entries.</w:t>
            </w:r>
          </w:p>
        </w:tc>
      </w:tr>
      <w:tr w:rsidR="00CE34D7" w14:paraId="6ABF58C6" w14:textId="77777777">
        <w:trPr>
          <w:jc w:val="center"/>
        </w:trPr>
        <w:tc>
          <w:tcPr>
            <w:tcW w:w="8915" w:type="dxa"/>
            <w:gridSpan w:val="4"/>
            <w:tcBorders>
              <w:top w:val="single" w:sz="4" w:space="0" w:color="000000"/>
              <w:left w:val="single" w:sz="4" w:space="0" w:color="000000"/>
              <w:bottom w:val="single" w:sz="4" w:space="0" w:color="000000"/>
              <w:right w:val="single" w:sz="4" w:space="0" w:color="000000"/>
            </w:tcBorders>
            <w:vAlign w:val="center"/>
          </w:tcPr>
          <w:p w14:paraId="72817055" w14:textId="77777777" w:rsidR="00CE34D7" w:rsidRDefault="00000000">
            <w:pPr>
              <w:spacing w:before="40" w:after="40" w:line="276" w:lineRule="auto"/>
              <w:jc w:val="both"/>
              <w:rPr>
                <w:rFonts w:ascii="Times New Roman" w:eastAsia="Times New Roman" w:hAnsi="Times New Roman" w:cs="Times New Roman"/>
                <w:b/>
              </w:rPr>
            </w:pPr>
            <w:r>
              <w:rPr>
                <w:rFonts w:ascii="Times New Roman" w:eastAsia="Times New Roman" w:hAnsi="Times New Roman" w:cs="Times New Roman"/>
                <w:b/>
              </w:rPr>
              <w:t>Alternate Course of Action</w:t>
            </w:r>
          </w:p>
        </w:tc>
      </w:tr>
      <w:tr w:rsidR="00CE34D7" w14:paraId="6C5BD2D8" w14:textId="77777777">
        <w:trPr>
          <w:jc w:val="center"/>
        </w:trPr>
        <w:tc>
          <w:tcPr>
            <w:tcW w:w="608" w:type="dxa"/>
            <w:vAlign w:val="center"/>
          </w:tcPr>
          <w:p w14:paraId="49BD9359" w14:textId="77777777" w:rsidR="00CE34D7" w:rsidRDefault="00000000">
            <w:pPr>
              <w:keepNext/>
              <w:spacing w:before="40" w:line="276" w:lineRule="auto"/>
              <w:jc w:val="both"/>
              <w:rPr>
                <w:rFonts w:ascii="Times New Roman" w:eastAsia="Times New Roman" w:hAnsi="Times New Roman" w:cs="Times New Roman"/>
                <w:b/>
              </w:rPr>
            </w:pPr>
            <w:r>
              <w:rPr>
                <w:rFonts w:ascii="Times New Roman" w:eastAsia="Times New Roman" w:hAnsi="Times New Roman" w:cs="Times New Roman"/>
                <w:b/>
              </w:rPr>
              <w:t>S#</w:t>
            </w:r>
          </w:p>
        </w:tc>
        <w:tc>
          <w:tcPr>
            <w:tcW w:w="4213" w:type="dxa"/>
            <w:gridSpan w:val="2"/>
            <w:vAlign w:val="center"/>
          </w:tcPr>
          <w:p w14:paraId="08CA9AFF" w14:textId="77777777" w:rsidR="00CE34D7" w:rsidRDefault="00000000">
            <w:pPr>
              <w:keepNext/>
              <w:spacing w:before="40" w:line="276" w:lineRule="auto"/>
              <w:jc w:val="both"/>
              <w:rPr>
                <w:rFonts w:ascii="Times New Roman" w:eastAsia="Times New Roman" w:hAnsi="Times New Roman" w:cs="Times New Roman"/>
                <w:b/>
              </w:rPr>
            </w:pPr>
            <w:r>
              <w:rPr>
                <w:rFonts w:ascii="Times New Roman" w:eastAsia="Times New Roman" w:hAnsi="Times New Roman" w:cs="Times New Roman"/>
                <w:b/>
              </w:rPr>
              <w:t>Actor Action</w:t>
            </w:r>
          </w:p>
        </w:tc>
        <w:tc>
          <w:tcPr>
            <w:tcW w:w="4094" w:type="dxa"/>
            <w:vAlign w:val="center"/>
          </w:tcPr>
          <w:p w14:paraId="5FA8DE0F" w14:textId="77777777" w:rsidR="00CE34D7" w:rsidRDefault="00000000">
            <w:pPr>
              <w:keepNext/>
              <w:spacing w:before="40" w:line="276" w:lineRule="auto"/>
              <w:jc w:val="both"/>
              <w:rPr>
                <w:rFonts w:ascii="Times New Roman" w:eastAsia="Times New Roman" w:hAnsi="Times New Roman" w:cs="Times New Roman"/>
                <w:b/>
              </w:rPr>
            </w:pPr>
            <w:r>
              <w:rPr>
                <w:rFonts w:ascii="Times New Roman" w:eastAsia="Times New Roman" w:hAnsi="Times New Roman" w:cs="Times New Roman"/>
                <w:b/>
              </w:rPr>
              <w:t>System Response</w:t>
            </w:r>
          </w:p>
        </w:tc>
      </w:tr>
      <w:tr w:rsidR="00CE34D7" w14:paraId="2FB43D50" w14:textId="77777777">
        <w:trPr>
          <w:jc w:val="center"/>
        </w:trPr>
        <w:tc>
          <w:tcPr>
            <w:tcW w:w="608" w:type="dxa"/>
            <w:vAlign w:val="center"/>
          </w:tcPr>
          <w:p w14:paraId="19B489CE" w14:textId="77777777" w:rsidR="00CE34D7" w:rsidRDefault="00000000">
            <w:pPr>
              <w:spacing w:before="40" w:line="276" w:lineRule="auto"/>
              <w:jc w:val="both"/>
              <w:rPr>
                <w:rFonts w:ascii="Times New Roman" w:eastAsia="Times New Roman" w:hAnsi="Times New Roman" w:cs="Times New Roman"/>
                <w:b/>
              </w:rPr>
            </w:pPr>
            <w:r>
              <w:rPr>
                <w:rFonts w:ascii="Times New Roman" w:eastAsia="Times New Roman" w:hAnsi="Times New Roman" w:cs="Times New Roman"/>
                <w:b/>
              </w:rPr>
              <w:t>1</w:t>
            </w:r>
          </w:p>
        </w:tc>
        <w:tc>
          <w:tcPr>
            <w:tcW w:w="4213" w:type="dxa"/>
            <w:gridSpan w:val="2"/>
            <w:vAlign w:val="center"/>
          </w:tcPr>
          <w:p w14:paraId="3E175584" w14:textId="77777777" w:rsidR="00CE34D7" w:rsidRDefault="00000000">
            <w:pPr>
              <w:spacing w:before="40" w:after="40" w:line="276" w:lineRule="auto"/>
              <w:jc w:val="both"/>
              <w:rPr>
                <w:rFonts w:ascii="Times New Roman" w:eastAsia="Times New Roman" w:hAnsi="Times New Roman" w:cs="Times New Roman"/>
              </w:rPr>
            </w:pPr>
            <w:r>
              <w:rPr>
                <w:rFonts w:ascii="Times New Roman" w:eastAsia="Times New Roman" w:hAnsi="Times New Roman" w:cs="Times New Roman"/>
              </w:rPr>
              <w:t>User has no recorded expenses</w:t>
            </w:r>
          </w:p>
        </w:tc>
        <w:tc>
          <w:tcPr>
            <w:tcW w:w="4094" w:type="dxa"/>
            <w:vAlign w:val="center"/>
          </w:tcPr>
          <w:p w14:paraId="20386CD7" w14:textId="77777777" w:rsidR="00CE34D7" w:rsidRDefault="00000000">
            <w:pPr>
              <w:spacing w:before="40" w:after="40" w:line="276" w:lineRule="auto"/>
              <w:jc w:val="both"/>
              <w:rPr>
                <w:rFonts w:ascii="Times New Roman" w:eastAsia="Times New Roman" w:hAnsi="Times New Roman" w:cs="Times New Roman"/>
              </w:rPr>
            </w:pPr>
            <w:r>
              <w:rPr>
                <w:rFonts w:ascii="Times New Roman" w:eastAsia="Times New Roman" w:hAnsi="Times New Roman" w:cs="Times New Roman"/>
              </w:rPr>
              <w:t>Application displays a message indicating empty history</w:t>
            </w:r>
          </w:p>
        </w:tc>
      </w:tr>
      <w:tr w:rsidR="00CE34D7" w14:paraId="45A98B5A" w14:textId="77777777">
        <w:trPr>
          <w:jc w:val="center"/>
        </w:trPr>
        <w:tc>
          <w:tcPr>
            <w:tcW w:w="608" w:type="dxa"/>
            <w:vAlign w:val="center"/>
          </w:tcPr>
          <w:p w14:paraId="30A0EB4C" w14:textId="77777777" w:rsidR="00CE34D7" w:rsidRDefault="00000000">
            <w:pPr>
              <w:spacing w:before="40" w:line="276" w:lineRule="auto"/>
              <w:jc w:val="both"/>
              <w:rPr>
                <w:rFonts w:ascii="Times New Roman" w:eastAsia="Times New Roman" w:hAnsi="Times New Roman" w:cs="Times New Roman"/>
                <w:b/>
              </w:rPr>
            </w:pPr>
            <w:r>
              <w:rPr>
                <w:rFonts w:ascii="Times New Roman" w:eastAsia="Times New Roman" w:hAnsi="Times New Roman" w:cs="Times New Roman"/>
                <w:b/>
              </w:rPr>
              <w:t>2</w:t>
            </w:r>
          </w:p>
        </w:tc>
        <w:tc>
          <w:tcPr>
            <w:tcW w:w="4213" w:type="dxa"/>
            <w:gridSpan w:val="2"/>
            <w:vAlign w:val="center"/>
          </w:tcPr>
          <w:p w14:paraId="286F9628" w14:textId="77777777" w:rsidR="00CE34D7" w:rsidRDefault="00000000">
            <w:pPr>
              <w:spacing w:before="40" w:after="40" w:line="276" w:lineRule="auto"/>
              <w:jc w:val="both"/>
              <w:rPr>
                <w:rFonts w:ascii="Times New Roman" w:eastAsia="Times New Roman" w:hAnsi="Times New Roman" w:cs="Times New Roman"/>
              </w:rPr>
            </w:pPr>
            <w:r>
              <w:rPr>
                <w:rFonts w:ascii="Times New Roman" w:eastAsia="Times New Roman" w:hAnsi="Times New Roman" w:cs="Times New Roman"/>
              </w:rPr>
              <w:t>User searches for non-existent entry</w:t>
            </w:r>
          </w:p>
        </w:tc>
        <w:tc>
          <w:tcPr>
            <w:tcW w:w="4094" w:type="dxa"/>
            <w:vAlign w:val="center"/>
          </w:tcPr>
          <w:p w14:paraId="5BE04450" w14:textId="77777777" w:rsidR="00CE34D7" w:rsidRDefault="00000000">
            <w:pPr>
              <w:spacing w:before="40" w:after="40" w:line="276" w:lineRule="auto"/>
              <w:jc w:val="both"/>
              <w:rPr>
                <w:rFonts w:ascii="Times New Roman" w:eastAsia="Times New Roman" w:hAnsi="Times New Roman" w:cs="Times New Roman"/>
              </w:rPr>
            </w:pPr>
            <w:r>
              <w:rPr>
                <w:rFonts w:ascii="Times New Roman" w:eastAsia="Times New Roman" w:hAnsi="Times New Roman" w:cs="Times New Roman"/>
              </w:rPr>
              <w:t>Application informs user that no matching record was found</w:t>
            </w:r>
          </w:p>
        </w:tc>
      </w:tr>
    </w:tbl>
    <w:p w14:paraId="1453D0D1" w14:textId="77777777" w:rsidR="00CE34D7" w:rsidRDefault="00000000">
      <w:pPr>
        <w:pBdr>
          <w:top w:val="nil"/>
          <w:left w:val="nil"/>
          <w:bottom w:val="nil"/>
          <w:right w:val="nil"/>
          <w:between w:val="nil"/>
        </w:pBdr>
        <w:jc w:val="center"/>
        <w:rPr>
          <w:rFonts w:ascii="Arial" w:eastAsia="Arial" w:hAnsi="Arial" w:cs="Arial"/>
          <w:b/>
          <w:color w:val="000000"/>
        </w:rPr>
      </w:pPr>
      <w:r>
        <w:rPr>
          <w:rFonts w:ascii="Arial" w:eastAsia="Arial" w:hAnsi="Arial" w:cs="Arial"/>
          <w:b/>
          <w:color w:val="000000"/>
        </w:rPr>
        <w:t>Table 2: UC-2</w:t>
      </w:r>
    </w:p>
    <w:p w14:paraId="6E7EA296" w14:textId="77777777" w:rsidR="00CE34D7" w:rsidRDefault="00000000">
      <w:pPr>
        <w:pStyle w:val="Heading2"/>
        <w:numPr>
          <w:ilvl w:val="1"/>
          <w:numId w:val="15"/>
        </w:numPr>
      </w:pPr>
      <w:r>
        <w:t>Use-Case 3: Set spending Limit</w:t>
      </w:r>
    </w:p>
    <w:tbl>
      <w:tblPr>
        <w:tblStyle w:val="a4"/>
        <w:tblW w:w="891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08"/>
        <w:gridCol w:w="1693"/>
        <w:gridCol w:w="2520"/>
        <w:gridCol w:w="4094"/>
      </w:tblGrid>
      <w:tr w:rsidR="00CE34D7" w14:paraId="1FC0820B" w14:textId="77777777">
        <w:trPr>
          <w:jc w:val="center"/>
        </w:trPr>
        <w:tc>
          <w:tcPr>
            <w:tcW w:w="2301" w:type="dxa"/>
            <w:gridSpan w:val="2"/>
            <w:tcBorders>
              <w:top w:val="single" w:sz="4" w:space="0" w:color="000000"/>
              <w:left w:val="single" w:sz="4" w:space="0" w:color="000000"/>
              <w:bottom w:val="single" w:sz="4" w:space="0" w:color="000000"/>
              <w:right w:val="single" w:sz="4" w:space="0" w:color="000000"/>
            </w:tcBorders>
            <w:vAlign w:val="center"/>
          </w:tcPr>
          <w:p w14:paraId="0B304B55" w14:textId="77777777" w:rsidR="00CE34D7" w:rsidRDefault="00000000">
            <w:pPr>
              <w:spacing w:before="40" w:after="40" w:line="276" w:lineRule="auto"/>
              <w:jc w:val="both"/>
              <w:rPr>
                <w:rFonts w:ascii="Times New Roman" w:eastAsia="Times New Roman" w:hAnsi="Times New Roman" w:cs="Times New Roman"/>
                <w:b/>
              </w:rPr>
            </w:pPr>
            <w:r>
              <w:rPr>
                <w:rFonts w:ascii="Times New Roman" w:eastAsia="Times New Roman" w:hAnsi="Times New Roman" w:cs="Times New Roman"/>
                <w:b/>
              </w:rPr>
              <w:t>Identifier</w:t>
            </w:r>
          </w:p>
        </w:tc>
        <w:tc>
          <w:tcPr>
            <w:tcW w:w="6614" w:type="dxa"/>
            <w:gridSpan w:val="2"/>
            <w:tcBorders>
              <w:top w:val="single" w:sz="4" w:space="0" w:color="000000"/>
              <w:left w:val="single" w:sz="4" w:space="0" w:color="000000"/>
              <w:bottom w:val="single" w:sz="4" w:space="0" w:color="000000"/>
              <w:right w:val="single" w:sz="4" w:space="0" w:color="000000"/>
            </w:tcBorders>
            <w:vAlign w:val="center"/>
          </w:tcPr>
          <w:p w14:paraId="56C6B2A7" w14:textId="77777777" w:rsidR="00CE34D7" w:rsidRDefault="00000000">
            <w:pPr>
              <w:spacing w:before="40" w:after="40" w:line="276" w:lineRule="auto"/>
              <w:jc w:val="both"/>
              <w:rPr>
                <w:rFonts w:ascii="Times New Roman" w:eastAsia="Times New Roman" w:hAnsi="Times New Roman" w:cs="Times New Roman"/>
              </w:rPr>
            </w:pPr>
            <w:r>
              <w:rPr>
                <w:rFonts w:ascii="Times New Roman" w:eastAsia="Times New Roman" w:hAnsi="Times New Roman" w:cs="Times New Roman"/>
              </w:rPr>
              <w:t>UC-3</w:t>
            </w:r>
          </w:p>
        </w:tc>
      </w:tr>
      <w:tr w:rsidR="00CE34D7" w14:paraId="2D9C193A" w14:textId="77777777">
        <w:trPr>
          <w:jc w:val="center"/>
        </w:trPr>
        <w:tc>
          <w:tcPr>
            <w:tcW w:w="2301" w:type="dxa"/>
            <w:gridSpan w:val="2"/>
            <w:tcBorders>
              <w:top w:val="single" w:sz="4" w:space="0" w:color="000000"/>
              <w:left w:val="single" w:sz="4" w:space="0" w:color="000000"/>
              <w:bottom w:val="single" w:sz="4" w:space="0" w:color="000000"/>
              <w:right w:val="single" w:sz="4" w:space="0" w:color="000000"/>
            </w:tcBorders>
            <w:vAlign w:val="center"/>
          </w:tcPr>
          <w:p w14:paraId="37499D83" w14:textId="77777777" w:rsidR="00CE34D7" w:rsidRDefault="00000000">
            <w:pPr>
              <w:spacing w:before="40" w:after="40" w:line="276" w:lineRule="auto"/>
              <w:jc w:val="both"/>
              <w:rPr>
                <w:rFonts w:ascii="Times New Roman" w:eastAsia="Times New Roman" w:hAnsi="Times New Roman" w:cs="Times New Roman"/>
                <w:b/>
              </w:rPr>
            </w:pPr>
            <w:r>
              <w:rPr>
                <w:rFonts w:ascii="Times New Roman" w:eastAsia="Times New Roman" w:hAnsi="Times New Roman" w:cs="Times New Roman"/>
                <w:b/>
              </w:rPr>
              <w:t>Purpose</w:t>
            </w:r>
          </w:p>
        </w:tc>
        <w:tc>
          <w:tcPr>
            <w:tcW w:w="6614" w:type="dxa"/>
            <w:gridSpan w:val="2"/>
            <w:tcBorders>
              <w:top w:val="single" w:sz="4" w:space="0" w:color="000000"/>
              <w:left w:val="single" w:sz="4" w:space="0" w:color="000000"/>
              <w:bottom w:val="single" w:sz="4" w:space="0" w:color="000000"/>
              <w:right w:val="single" w:sz="4" w:space="0" w:color="000000"/>
            </w:tcBorders>
            <w:vAlign w:val="center"/>
          </w:tcPr>
          <w:p w14:paraId="1E2C894D" w14:textId="77777777" w:rsidR="00CE34D7" w:rsidRDefault="00000000">
            <w:pPr>
              <w:spacing w:before="40" w:after="40" w:line="276" w:lineRule="auto"/>
              <w:jc w:val="both"/>
              <w:rPr>
                <w:rFonts w:ascii="Times New Roman" w:eastAsia="Times New Roman" w:hAnsi="Times New Roman" w:cs="Times New Roman"/>
              </w:rPr>
            </w:pPr>
            <w:r>
              <w:rPr>
                <w:rFonts w:ascii="Times New Roman" w:eastAsia="Times New Roman" w:hAnsi="Times New Roman" w:cs="Times New Roman"/>
              </w:rPr>
              <w:t>Allows users to set spending limits for specific expense categories</w:t>
            </w:r>
          </w:p>
        </w:tc>
      </w:tr>
      <w:tr w:rsidR="00CE34D7" w14:paraId="6F8B5D7C" w14:textId="77777777">
        <w:trPr>
          <w:jc w:val="center"/>
        </w:trPr>
        <w:tc>
          <w:tcPr>
            <w:tcW w:w="2301" w:type="dxa"/>
            <w:gridSpan w:val="2"/>
            <w:tcBorders>
              <w:top w:val="single" w:sz="4" w:space="0" w:color="000000"/>
              <w:left w:val="single" w:sz="4" w:space="0" w:color="000000"/>
              <w:bottom w:val="single" w:sz="4" w:space="0" w:color="000000"/>
              <w:right w:val="single" w:sz="4" w:space="0" w:color="000000"/>
            </w:tcBorders>
            <w:vAlign w:val="center"/>
          </w:tcPr>
          <w:p w14:paraId="5880A022" w14:textId="77777777" w:rsidR="00CE34D7" w:rsidRDefault="00000000">
            <w:pPr>
              <w:spacing w:before="40" w:after="40" w:line="276" w:lineRule="auto"/>
              <w:jc w:val="both"/>
              <w:rPr>
                <w:rFonts w:ascii="Times New Roman" w:eastAsia="Times New Roman" w:hAnsi="Times New Roman" w:cs="Times New Roman"/>
                <w:b/>
              </w:rPr>
            </w:pPr>
            <w:r>
              <w:rPr>
                <w:rFonts w:ascii="Times New Roman" w:eastAsia="Times New Roman" w:hAnsi="Times New Roman" w:cs="Times New Roman"/>
                <w:b/>
              </w:rPr>
              <w:t>Priority</w:t>
            </w:r>
          </w:p>
        </w:tc>
        <w:tc>
          <w:tcPr>
            <w:tcW w:w="6614" w:type="dxa"/>
            <w:gridSpan w:val="2"/>
            <w:tcBorders>
              <w:top w:val="single" w:sz="4" w:space="0" w:color="000000"/>
              <w:left w:val="single" w:sz="4" w:space="0" w:color="000000"/>
              <w:bottom w:val="single" w:sz="4" w:space="0" w:color="000000"/>
              <w:right w:val="single" w:sz="4" w:space="0" w:color="000000"/>
            </w:tcBorders>
            <w:vAlign w:val="center"/>
          </w:tcPr>
          <w:p w14:paraId="598C1EED" w14:textId="77777777" w:rsidR="00CE34D7" w:rsidRDefault="00000000">
            <w:pPr>
              <w:spacing w:before="40" w:after="40" w:line="276" w:lineRule="auto"/>
              <w:jc w:val="both"/>
              <w:rPr>
                <w:rFonts w:ascii="Times New Roman" w:eastAsia="Times New Roman" w:hAnsi="Times New Roman" w:cs="Times New Roman"/>
              </w:rPr>
            </w:pPr>
            <w:r>
              <w:rPr>
                <w:rFonts w:ascii="Times New Roman" w:eastAsia="Times New Roman" w:hAnsi="Times New Roman" w:cs="Times New Roman"/>
              </w:rPr>
              <w:t>Medium</w:t>
            </w:r>
          </w:p>
        </w:tc>
      </w:tr>
      <w:tr w:rsidR="00CE34D7" w14:paraId="71E1A080" w14:textId="77777777">
        <w:trPr>
          <w:jc w:val="center"/>
        </w:trPr>
        <w:tc>
          <w:tcPr>
            <w:tcW w:w="2301" w:type="dxa"/>
            <w:gridSpan w:val="2"/>
            <w:tcBorders>
              <w:top w:val="single" w:sz="4" w:space="0" w:color="000000"/>
              <w:left w:val="single" w:sz="4" w:space="0" w:color="000000"/>
              <w:bottom w:val="single" w:sz="4" w:space="0" w:color="000000"/>
              <w:right w:val="single" w:sz="4" w:space="0" w:color="000000"/>
            </w:tcBorders>
            <w:vAlign w:val="center"/>
          </w:tcPr>
          <w:p w14:paraId="508E53C2" w14:textId="77777777" w:rsidR="00CE34D7" w:rsidRDefault="00000000">
            <w:pPr>
              <w:spacing w:before="40" w:after="40" w:line="276" w:lineRule="auto"/>
              <w:jc w:val="both"/>
              <w:rPr>
                <w:rFonts w:ascii="Times New Roman" w:eastAsia="Times New Roman" w:hAnsi="Times New Roman" w:cs="Times New Roman"/>
                <w:b/>
              </w:rPr>
            </w:pPr>
            <w:r>
              <w:rPr>
                <w:rFonts w:ascii="Times New Roman" w:eastAsia="Times New Roman" w:hAnsi="Times New Roman" w:cs="Times New Roman"/>
                <w:b/>
              </w:rPr>
              <w:t>Pre-conditions</w:t>
            </w:r>
          </w:p>
        </w:tc>
        <w:tc>
          <w:tcPr>
            <w:tcW w:w="6614" w:type="dxa"/>
            <w:gridSpan w:val="2"/>
            <w:tcBorders>
              <w:top w:val="single" w:sz="4" w:space="0" w:color="000000"/>
              <w:left w:val="single" w:sz="4" w:space="0" w:color="000000"/>
              <w:bottom w:val="single" w:sz="4" w:space="0" w:color="000000"/>
              <w:right w:val="single" w:sz="4" w:space="0" w:color="000000"/>
            </w:tcBorders>
            <w:vAlign w:val="center"/>
          </w:tcPr>
          <w:p w14:paraId="7F302119" w14:textId="77777777" w:rsidR="00CE34D7" w:rsidRDefault="00000000">
            <w:pPr>
              <w:numPr>
                <w:ilvl w:val="0"/>
                <w:numId w:val="34"/>
              </w:numPr>
              <w:pBdr>
                <w:top w:val="nil"/>
                <w:left w:val="nil"/>
                <w:bottom w:val="nil"/>
                <w:right w:val="nil"/>
                <w:between w:val="nil"/>
              </w:pBdr>
              <w:spacing w:before="40" w:after="40" w:line="276" w:lineRule="auto"/>
              <w:jc w:val="both"/>
              <w:rPr>
                <w:color w:val="000000"/>
              </w:rPr>
            </w:pPr>
            <w:r>
              <w:rPr>
                <w:rFonts w:ascii="Times New Roman" w:eastAsia="Times New Roman" w:hAnsi="Times New Roman" w:cs="Times New Roman"/>
                <w:color w:val="000000"/>
              </w:rPr>
              <w:t>The user must be authenticated and logged into the application.</w:t>
            </w:r>
          </w:p>
          <w:p w14:paraId="7472C44C" w14:textId="77777777" w:rsidR="00CE34D7" w:rsidRDefault="00000000">
            <w:pPr>
              <w:numPr>
                <w:ilvl w:val="0"/>
                <w:numId w:val="34"/>
              </w:numPr>
              <w:pBdr>
                <w:top w:val="nil"/>
                <w:left w:val="nil"/>
                <w:bottom w:val="nil"/>
                <w:right w:val="nil"/>
                <w:between w:val="nil"/>
              </w:pBdr>
              <w:spacing w:before="40" w:after="40" w:line="276" w:lineRule="auto"/>
              <w:jc w:val="both"/>
              <w:rPr>
                <w:color w:val="000000"/>
              </w:rPr>
            </w:pPr>
            <w:r>
              <w:rPr>
                <w:rFonts w:ascii="Times New Roman" w:eastAsia="Times New Roman" w:hAnsi="Times New Roman" w:cs="Times New Roman"/>
                <w:color w:val="000000"/>
              </w:rPr>
              <w:t>The application interface should be accessible.</w:t>
            </w:r>
          </w:p>
        </w:tc>
      </w:tr>
      <w:tr w:rsidR="00CE34D7" w14:paraId="1B7D5406" w14:textId="77777777">
        <w:trPr>
          <w:jc w:val="center"/>
        </w:trPr>
        <w:tc>
          <w:tcPr>
            <w:tcW w:w="2301" w:type="dxa"/>
            <w:gridSpan w:val="2"/>
            <w:tcBorders>
              <w:top w:val="single" w:sz="4" w:space="0" w:color="000000"/>
              <w:left w:val="single" w:sz="4" w:space="0" w:color="000000"/>
              <w:bottom w:val="single" w:sz="4" w:space="0" w:color="000000"/>
              <w:right w:val="single" w:sz="4" w:space="0" w:color="000000"/>
            </w:tcBorders>
            <w:vAlign w:val="center"/>
          </w:tcPr>
          <w:p w14:paraId="77D7494E" w14:textId="77777777" w:rsidR="00CE34D7" w:rsidRDefault="00000000">
            <w:pPr>
              <w:spacing w:before="40" w:after="40" w:line="276" w:lineRule="auto"/>
              <w:jc w:val="both"/>
              <w:rPr>
                <w:rFonts w:ascii="Times New Roman" w:eastAsia="Times New Roman" w:hAnsi="Times New Roman" w:cs="Times New Roman"/>
                <w:b/>
              </w:rPr>
            </w:pPr>
            <w:r>
              <w:rPr>
                <w:rFonts w:ascii="Times New Roman" w:eastAsia="Times New Roman" w:hAnsi="Times New Roman" w:cs="Times New Roman"/>
                <w:b/>
              </w:rPr>
              <w:t>Post-conditions</w:t>
            </w:r>
          </w:p>
        </w:tc>
        <w:tc>
          <w:tcPr>
            <w:tcW w:w="6614" w:type="dxa"/>
            <w:gridSpan w:val="2"/>
            <w:tcBorders>
              <w:top w:val="single" w:sz="4" w:space="0" w:color="000000"/>
              <w:left w:val="single" w:sz="4" w:space="0" w:color="000000"/>
              <w:bottom w:val="single" w:sz="4" w:space="0" w:color="000000"/>
              <w:right w:val="single" w:sz="4" w:space="0" w:color="000000"/>
            </w:tcBorders>
            <w:vAlign w:val="center"/>
          </w:tcPr>
          <w:p w14:paraId="19242A74" w14:textId="77777777" w:rsidR="00CE34D7" w:rsidRDefault="00000000">
            <w:pPr>
              <w:pBdr>
                <w:top w:val="nil"/>
                <w:left w:val="nil"/>
                <w:bottom w:val="nil"/>
                <w:right w:val="nil"/>
                <w:between w:val="nil"/>
              </w:pBdr>
              <w:spacing w:before="40" w:after="4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The expense is successfully recorded and saved in the system.</w:t>
            </w:r>
          </w:p>
        </w:tc>
      </w:tr>
      <w:tr w:rsidR="00CE34D7" w14:paraId="3C9C232D" w14:textId="77777777">
        <w:trPr>
          <w:jc w:val="center"/>
        </w:trPr>
        <w:tc>
          <w:tcPr>
            <w:tcW w:w="8915" w:type="dxa"/>
            <w:gridSpan w:val="4"/>
            <w:tcBorders>
              <w:top w:val="single" w:sz="4" w:space="0" w:color="000000"/>
              <w:left w:val="single" w:sz="4" w:space="0" w:color="000000"/>
              <w:bottom w:val="single" w:sz="4" w:space="0" w:color="000000"/>
              <w:right w:val="single" w:sz="4" w:space="0" w:color="000000"/>
            </w:tcBorders>
            <w:vAlign w:val="center"/>
          </w:tcPr>
          <w:p w14:paraId="320D2047" w14:textId="77777777" w:rsidR="00CE34D7" w:rsidRDefault="00000000">
            <w:pPr>
              <w:pBdr>
                <w:top w:val="nil"/>
                <w:left w:val="nil"/>
                <w:bottom w:val="nil"/>
                <w:right w:val="nil"/>
                <w:between w:val="nil"/>
              </w:pBdr>
              <w:spacing w:before="40" w:after="40" w:line="276"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Typical Course of Action</w:t>
            </w:r>
          </w:p>
        </w:tc>
      </w:tr>
      <w:tr w:rsidR="00CE34D7" w14:paraId="0B72EF44" w14:textId="77777777">
        <w:trPr>
          <w:jc w:val="center"/>
        </w:trPr>
        <w:tc>
          <w:tcPr>
            <w:tcW w:w="608" w:type="dxa"/>
            <w:tcBorders>
              <w:top w:val="single" w:sz="4" w:space="0" w:color="000000"/>
              <w:left w:val="single" w:sz="4" w:space="0" w:color="000000"/>
              <w:bottom w:val="single" w:sz="4" w:space="0" w:color="000000"/>
              <w:right w:val="single" w:sz="4" w:space="0" w:color="000000"/>
            </w:tcBorders>
            <w:vAlign w:val="center"/>
          </w:tcPr>
          <w:p w14:paraId="4CFE57F4" w14:textId="77777777" w:rsidR="00CE34D7" w:rsidRDefault="00000000">
            <w:pPr>
              <w:spacing w:line="276" w:lineRule="auto"/>
              <w:jc w:val="both"/>
              <w:rPr>
                <w:rFonts w:ascii="Times New Roman" w:eastAsia="Times New Roman" w:hAnsi="Times New Roman" w:cs="Times New Roman"/>
                <w:b/>
              </w:rPr>
            </w:pPr>
            <w:r>
              <w:rPr>
                <w:rFonts w:ascii="Times New Roman" w:eastAsia="Times New Roman" w:hAnsi="Times New Roman" w:cs="Times New Roman"/>
                <w:b/>
              </w:rPr>
              <w:t>S#</w:t>
            </w:r>
          </w:p>
        </w:tc>
        <w:tc>
          <w:tcPr>
            <w:tcW w:w="4213" w:type="dxa"/>
            <w:gridSpan w:val="2"/>
            <w:tcBorders>
              <w:top w:val="single" w:sz="4" w:space="0" w:color="000000"/>
              <w:left w:val="single" w:sz="4" w:space="0" w:color="000000"/>
              <w:bottom w:val="single" w:sz="4" w:space="0" w:color="000000"/>
              <w:right w:val="single" w:sz="4" w:space="0" w:color="000000"/>
            </w:tcBorders>
            <w:vAlign w:val="center"/>
          </w:tcPr>
          <w:p w14:paraId="548106FA" w14:textId="77777777" w:rsidR="00CE34D7" w:rsidRDefault="00000000">
            <w:pPr>
              <w:spacing w:before="40" w:line="276" w:lineRule="auto"/>
              <w:jc w:val="both"/>
              <w:rPr>
                <w:rFonts w:ascii="Times New Roman" w:eastAsia="Times New Roman" w:hAnsi="Times New Roman" w:cs="Times New Roman"/>
                <w:b/>
              </w:rPr>
            </w:pPr>
            <w:r>
              <w:rPr>
                <w:rFonts w:ascii="Times New Roman" w:eastAsia="Times New Roman" w:hAnsi="Times New Roman" w:cs="Times New Roman"/>
                <w:b/>
              </w:rPr>
              <w:t>Actor Action</w:t>
            </w:r>
          </w:p>
        </w:tc>
        <w:tc>
          <w:tcPr>
            <w:tcW w:w="4094" w:type="dxa"/>
            <w:tcBorders>
              <w:top w:val="single" w:sz="4" w:space="0" w:color="000000"/>
              <w:left w:val="single" w:sz="4" w:space="0" w:color="000000"/>
              <w:bottom w:val="single" w:sz="4" w:space="0" w:color="000000"/>
              <w:right w:val="single" w:sz="4" w:space="0" w:color="000000"/>
            </w:tcBorders>
            <w:vAlign w:val="center"/>
          </w:tcPr>
          <w:p w14:paraId="74F58EC4" w14:textId="77777777" w:rsidR="00CE34D7" w:rsidRDefault="00000000">
            <w:pPr>
              <w:spacing w:before="40" w:line="276" w:lineRule="auto"/>
              <w:jc w:val="both"/>
              <w:rPr>
                <w:rFonts w:ascii="Times New Roman" w:eastAsia="Times New Roman" w:hAnsi="Times New Roman" w:cs="Times New Roman"/>
                <w:b/>
              </w:rPr>
            </w:pPr>
            <w:r>
              <w:rPr>
                <w:rFonts w:ascii="Times New Roman" w:eastAsia="Times New Roman" w:hAnsi="Times New Roman" w:cs="Times New Roman"/>
                <w:b/>
              </w:rPr>
              <w:t>System Response</w:t>
            </w:r>
          </w:p>
        </w:tc>
      </w:tr>
      <w:tr w:rsidR="00CE34D7" w14:paraId="3EB2D48D" w14:textId="77777777">
        <w:trPr>
          <w:trHeight w:val="359"/>
          <w:jc w:val="center"/>
        </w:trPr>
        <w:tc>
          <w:tcPr>
            <w:tcW w:w="608" w:type="dxa"/>
            <w:tcBorders>
              <w:top w:val="single" w:sz="4" w:space="0" w:color="000000"/>
              <w:left w:val="single" w:sz="4" w:space="0" w:color="000000"/>
              <w:bottom w:val="single" w:sz="4" w:space="0" w:color="000000"/>
              <w:right w:val="single" w:sz="4" w:space="0" w:color="000000"/>
            </w:tcBorders>
            <w:vAlign w:val="center"/>
          </w:tcPr>
          <w:p w14:paraId="5351B322" w14:textId="77777777" w:rsidR="00CE34D7" w:rsidRDefault="00000000">
            <w:pPr>
              <w:spacing w:line="276" w:lineRule="auto"/>
              <w:jc w:val="both"/>
              <w:rPr>
                <w:rFonts w:ascii="Times New Roman" w:eastAsia="Times New Roman" w:hAnsi="Times New Roman" w:cs="Times New Roman"/>
                <w:b/>
              </w:rPr>
            </w:pPr>
            <w:r>
              <w:rPr>
                <w:rFonts w:ascii="Times New Roman" w:eastAsia="Times New Roman" w:hAnsi="Times New Roman" w:cs="Times New Roman"/>
                <w:b/>
              </w:rPr>
              <w:t>1</w:t>
            </w:r>
          </w:p>
        </w:tc>
        <w:tc>
          <w:tcPr>
            <w:tcW w:w="4213" w:type="dxa"/>
            <w:gridSpan w:val="2"/>
            <w:tcBorders>
              <w:top w:val="single" w:sz="4" w:space="0" w:color="000000"/>
              <w:left w:val="single" w:sz="4" w:space="0" w:color="000000"/>
              <w:bottom w:val="single" w:sz="4" w:space="0" w:color="000000"/>
              <w:right w:val="single" w:sz="4" w:space="0" w:color="000000"/>
            </w:tcBorders>
            <w:vAlign w:val="center"/>
          </w:tcPr>
          <w:p w14:paraId="0051F85F" w14:textId="77777777" w:rsidR="00CE34D7" w:rsidRDefault="00000000">
            <w:pPr>
              <w:spacing w:before="40" w:after="40" w:line="276" w:lineRule="auto"/>
              <w:jc w:val="both"/>
              <w:rPr>
                <w:rFonts w:ascii="Times New Roman" w:eastAsia="Times New Roman" w:hAnsi="Times New Roman" w:cs="Times New Roman"/>
              </w:rPr>
            </w:pPr>
            <w:r>
              <w:rPr>
                <w:rFonts w:ascii="Times New Roman" w:eastAsia="Times New Roman" w:hAnsi="Times New Roman" w:cs="Times New Roman"/>
              </w:rPr>
              <w:t>User navigates to “Budget Management” section</w:t>
            </w:r>
          </w:p>
        </w:tc>
        <w:tc>
          <w:tcPr>
            <w:tcW w:w="4094" w:type="dxa"/>
            <w:tcBorders>
              <w:top w:val="single" w:sz="4" w:space="0" w:color="000000"/>
              <w:left w:val="single" w:sz="4" w:space="0" w:color="000000"/>
              <w:bottom w:val="single" w:sz="4" w:space="0" w:color="000000"/>
              <w:right w:val="single" w:sz="4" w:space="0" w:color="000000"/>
            </w:tcBorders>
            <w:vAlign w:val="center"/>
          </w:tcPr>
          <w:p w14:paraId="63B1FFE5" w14:textId="77777777" w:rsidR="00CE34D7" w:rsidRDefault="00000000">
            <w:pPr>
              <w:spacing w:before="40" w:after="40" w:line="276" w:lineRule="auto"/>
              <w:jc w:val="both"/>
              <w:rPr>
                <w:rFonts w:ascii="Times New Roman" w:eastAsia="Times New Roman" w:hAnsi="Times New Roman" w:cs="Times New Roman"/>
              </w:rPr>
            </w:pPr>
            <w:r>
              <w:rPr>
                <w:rFonts w:ascii="Times New Roman" w:eastAsia="Times New Roman" w:hAnsi="Times New Roman" w:cs="Times New Roman"/>
              </w:rPr>
              <w:t>Application displays budget settings interface</w:t>
            </w:r>
          </w:p>
        </w:tc>
      </w:tr>
      <w:tr w:rsidR="00CE34D7" w14:paraId="00191358" w14:textId="77777777">
        <w:trPr>
          <w:jc w:val="center"/>
        </w:trPr>
        <w:tc>
          <w:tcPr>
            <w:tcW w:w="608" w:type="dxa"/>
            <w:tcBorders>
              <w:top w:val="single" w:sz="4" w:space="0" w:color="000000"/>
              <w:left w:val="single" w:sz="4" w:space="0" w:color="000000"/>
              <w:bottom w:val="single" w:sz="4" w:space="0" w:color="000000"/>
              <w:right w:val="single" w:sz="4" w:space="0" w:color="000000"/>
            </w:tcBorders>
            <w:vAlign w:val="center"/>
          </w:tcPr>
          <w:p w14:paraId="6D90FDB6" w14:textId="77777777" w:rsidR="00CE34D7" w:rsidRDefault="00000000">
            <w:pPr>
              <w:spacing w:line="276" w:lineRule="auto"/>
              <w:jc w:val="both"/>
              <w:rPr>
                <w:rFonts w:ascii="Times New Roman" w:eastAsia="Times New Roman" w:hAnsi="Times New Roman" w:cs="Times New Roman"/>
                <w:b/>
              </w:rPr>
            </w:pPr>
            <w:r>
              <w:rPr>
                <w:rFonts w:ascii="Times New Roman" w:eastAsia="Times New Roman" w:hAnsi="Times New Roman" w:cs="Times New Roman"/>
                <w:b/>
              </w:rPr>
              <w:t>2</w:t>
            </w:r>
          </w:p>
        </w:tc>
        <w:tc>
          <w:tcPr>
            <w:tcW w:w="4213" w:type="dxa"/>
            <w:gridSpan w:val="2"/>
            <w:tcBorders>
              <w:top w:val="single" w:sz="4" w:space="0" w:color="000000"/>
              <w:left w:val="single" w:sz="4" w:space="0" w:color="000000"/>
              <w:bottom w:val="single" w:sz="4" w:space="0" w:color="000000"/>
              <w:right w:val="single" w:sz="4" w:space="0" w:color="000000"/>
            </w:tcBorders>
            <w:vAlign w:val="center"/>
          </w:tcPr>
          <w:p w14:paraId="6E621CCF" w14:textId="77777777" w:rsidR="00CE34D7" w:rsidRDefault="00000000">
            <w:pPr>
              <w:spacing w:before="40" w:after="40" w:line="276" w:lineRule="auto"/>
              <w:jc w:val="both"/>
              <w:rPr>
                <w:rFonts w:ascii="Times New Roman" w:eastAsia="Times New Roman" w:hAnsi="Times New Roman" w:cs="Times New Roman"/>
              </w:rPr>
            </w:pPr>
            <w:r>
              <w:rPr>
                <w:rFonts w:ascii="Times New Roman" w:eastAsia="Times New Roman" w:hAnsi="Times New Roman" w:cs="Times New Roman"/>
              </w:rPr>
              <w:t>User selects a category and sets a spending limit.</w:t>
            </w:r>
          </w:p>
        </w:tc>
        <w:tc>
          <w:tcPr>
            <w:tcW w:w="4094" w:type="dxa"/>
            <w:tcBorders>
              <w:top w:val="single" w:sz="4" w:space="0" w:color="000000"/>
              <w:left w:val="single" w:sz="4" w:space="0" w:color="000000"/>
              <w:bottom w:val="single" w:sz="4" w:space="0" w:color="000000"/>
              <w:right w:val="single" w:sz="4" w:space="0" w:color="000000"/>
            </w:tcBorders>
            <w:vAlign w:val="center"/>
          </w:tcPr>
          <w:p w14:paraId="44F82E68" w14:textId="77777777" w:rsidR="00CE34D7" w:rsidRDefault="00000000">
            <w:pPr>
              <w:spacing w:before="40" w:after="40" w:line="276" w:lineRule="auto"/>
              <w:jc w:val="both"/>
              <w:rPr>
                <w:rFonts w:ascii="Times New Roman" w:eastAsia="Times New Roman" w:hAnsi="Times New Roman" w:cs="Times New Roman"/>
              </w:rPr>
            </w:pPr>
            <w:r>
              <w:rPr>
                <w:rFonts w:ascii="Times New Roman" w:eastAsia="Times New Roman" w:hAnsi="Times New Roman" w:cs="Times New Roman"/>
              </w:rPr>
              <w:t>System validates input and updates the spending limit</w:t>
            </w:r>
          </w:p>
        </w:tc>
      </w:tr>
      <w:tr w:rsidR="00CE34D7" w14:paraId="0BDD8C66" w14:textId="77777777">
        <w:trPr>
          <w:jc w:val="center"/>
        </w:trPr>
        <w:tc>
          <w:tcPr>
            <w:tcW w:w="8915" w:type="dxa"/>
            <w:gridSpan w:val="4"/>
            <w:tcBorders>
              <w:top w:val="single" w:sz="4" w:space="0" w:color="000000"/>
              <w:left w:val="single" w:sz="4" w:space="0" w:color="000000"/>
              <w:bottom w:val="single" w:sz="4" w:space="0" w:color="000000"/>
              <w:right w:val="single" w:sz="4" w:space="0" w:color="000000"/>
            </w:tcBorders>
            <w:vAlign w:val="center"/>
          </w:tcPr>
          <w:p w14:paraId="5D07B5FD" w14:textId="77777777" w:rsidR="00CE34D7" w:rsidRDefault="00000000">
            <w:pPr>
              <w:spacing w:before="40" w:after="40" w:line="276" w:lineRule="auto"/>
              <w:jc w:val="both"/>
              <w:rPr>
                <w:rFonts w:ascii="Times New Roman" w:eastAsia="Times New Roman" w:hAnsi="Times New Roman" w:cs="Times New Roman"/>
                <w:b/>
              </w:rPr>
            </w:pPr>
            <w:r>
              <w:rPr>
                <w:rFonts w:ascii="Times New Roman" w:eastAsia="Times New Roman" w:hAnsi="Times New Roman" w:cs="Times New Roman"/>
                <w:b/>
              </w:rPr>
              <w:t>Alternate Course of Action</w:t>
            </w:r>
          </w:p>
        </w:tc>
      </w:tr>
      <w:tr w:rsidR="00CE34D7" w14:paraId="64EDC3FD" w14:textId="77777777">
        <w:trPr>
          <w:trHeight w:val="70"/>
          <w:jc w:val="center"/>
        </w:trPr>
        <w:tc>
          <w:tcPr>
            <w:tcW w:w="608" w:type="dxa"/>
            <w:tcBorders>
              <w:top w:val="single" w:sz="4" w:space="0" w:color="000000"/>
              <w:left w:val="single" w:sz="4" w:space="0" w:color="000000"/>
              <w:bottom w:val="single" w:sz="4" w:space="0" w:color="000000"/>
              <w:right w:val="single" w:sz="4" w:space="0" w:color="000000"/>
            </w:tcBorders>
            <w:vAlign w:val="center"/>
          </w:tcPr>
          <w:p w14:paraId="4D5FCBDE" w14:textId="77777777" w:rsidR="00CE34D7" w:rsidRDefault="00000000">
            <w:pPr>
              <w:keepNext/>
              <w:spacing w:before="40" w:line="276" w:lineRule="auto"/>
              <w:jc w:val="both"/>
              <w:rPr>
                <w:rFonts w:ascii="Times New Roman" w:eastAsia="Times New Roman" w:hAnsi="Times New Roman" w:cs="Times New Roman"/>
                <w:b/>
              </w:rPr>
            </w:pPr>
            <w:r>
              <w:rPr>
                <w:rFonts w:ascii="Times New Roman" w:eastAsia="Times New Roman" w:hAnsi="Times New Roman" w:cs="Times New Roman"/>
                <w:b/>
              </w:rPr>
              <w:t>S#</w:t>
            </w:r>
          </w:p>
        </w:tc>
        <w:tc>
          <w:tcPr>
            <w:tcW w:w="4213" w:type="dxa"/>
            <w:gridSpan w:val="2"/>
            <w:tcBorders>
              <w:top w:val="single" w:sz="4" w:space="0" w:color="000000"/>
              <w:left w:val="single" w:sz="4" w:space="0" w:color="000000"/>
              <w:bottom w:val="single" w:sz="4" w:space="0" w:color="000000"/>
              <w:right w:val="single" w:sz="4" w:space="0" w:color="000000"/>
            </w:tcBorders>
            <w:vAlign w:val="center"/>
          </w:tcPr>
          <w:p w14:paraId="6F1CE0EE" w14:textId="77777777" w:rsidR="00CE34D7" w:rsidRDefault="00000000">
            <w:pPr>
              <w:keepNext/>
              <w:spacing w:before="40" w:line="276" w:lineRule="auto"/>
              <w:jc w:val="both"/>
              <w:rPr>
                <w:rFonts w:ascii="Times New Roman" w:eastAsia="Times New Roman" w:hAnsi="Times New Roman" w:cs="Times New Roman"/>
                <w:b/>
              </w:rPr>
            </w:pPr>
            <w:r>
              <w:rPr>
                <w:rFonts w:ascii="Times New Roman" w:eastAsia="Times New Roman" w:hAnsi="Times New Roman" w:cs="Times New Roman"/>
                <w:b/>
              </w:rPr>
              <w:t>Actor Action</w:t>
            </w:r>
          </w:p>
        </w:tc>
        <w:tc>
          <w:tcPr>
            <w:tcW w:w="4094" w:type="dxa"/>
            <w:tcBorders>
              <w:top w:val="single" w:sz="4" w:space="0" w:color="000000"/>
              <w:left w:val="single" w:sz="4" w:space="0" w:color="000000"/>
              <w:bottom w:val="single" w:sz="4" w:space="0" w:color="000000"/>
              <w:right w:val="single" w:sz="4" w:space="0" w:color="000000"/>
            </w:tcBorders>
            <w:vAlign w:val="center"/>
          </w:tcPr>
          <w:p w14:paraId="41EE1022" w14:textId="77777777" w:rsidR="00CE34D7" w:rsidRDefault="00000000">
            <w:pPr>
              <w:keepNext/>
              <w:spacing w:before="40" w:line="276" w:lineRule="auto"/>
              <w:jc w:val="both"/>
              <w:rPr>
                <w:rFonts w:ascii="Times New Roman" w:eastAsia="Times New Roman" w:hAnsi="Times New Roman" w:cs="Times New Roman"/>
                <w:b/>
              </w:rPr>
            </w:pPr>
            <w:r>
              <w:rPr>
                <w:rFonts w:ascii="Times New Roman" w:eastAsia="Times New Roman" w:hAnsi="Times New Roman" w:cs="Times New Roman"/>
                <w:b/>
              </w:rPr>
              <w:t>System Response</w:t>
            </w:r>
          </w:p>
        </w:tc>
      </w:tr>
      <w:tr w:rsidR="00CE34D7" w14:paraId="4545C08F" w14:textId="77777777">
        <w:trPr>
          <w:jc w:val="center"/>
        </w:trPr>
        <w:tc>
          <w:tcPr>
            <w:tcW w:w="608" w:type="dxa"/>
            <w:tcBorders>
              <w:top w:val="single" w:sz="4" w:space="0" w:color="000000"/>
              <w:left w:val="single" w:sz="4" w:space="0" w:color="000000"/>
              <w:bottom w:val="single" w:sz="4" w:space="0" w:color="000000"/>
              <w:right w:val="single" w:sz="4" w:space="0" w:color="000000"/>
            </w:tcBorders>
            <w:vAlign w:val="center"/>
          </w:tcPr>
          <w:p w14:paraId="1084A05F" w14:textId="77777777" w:rsidR="00CE34D7" w:rsidRDefault="00000000">
            <w:pPr>
              <w:spacing w:before="40" w:line="276" w:lineRule="auto"/>
              <w:jc w:val="both"/>
              <w:rPr>
                <w:rFonts w:ascii="Times New Roman" w:eastAsia="Times New Roman" w:hAnsi="Times New Roman" w:cs="Times New Roman"/>
                <w:b/>
              </w:rPr>
            </w:pPr>
            <w:r>
              <w:rPr>
                <w:rFonts w:ascii="Times New Roman" w:eastAsia="Times New Roman" w:hAnsi="Times New Roman" w:cs="Times New Roman"/>
                <w:b/>
              </w:rPr>
              <w:t>1</w:t>
            </w:r>
          </w:p>
        </w:tc>
        <w:tc>
          <w:tcPr>
            <w:tcW w:w="4213" w:type="dxa"/>
            <w:gridSpan w:val="2"/>
            <w:tcBorders>
              <w:top w:val="single" w:sz="4" w:space="0" w:color="000000"/>
              <w:left w:val="single" w:sz="4" w:space="0" w:color="000000"/>
              <w:bottom w:val="single" w:sz="4" w:space="0" w:color="000000"/>
              <w:right w:val="single" w:sz="4" w:space="0" w:color="000000"/>
            </w:tcBorders>
            <w:vAlign w:val="center"/>
          </w:tcPr>
          <w:p w14:paraId="4B091FB9" w14:textId="77777777" w:rsidR="00CE34D7" w:rsidRDefault="00000000">
            <w:pPr>
              <w:spacing w:before="40" w:after="40" w:line="276" w:lineRule="auto"/>
              <w:jc w:val="both"/>
              <w:rPr>
                <w:rFonts w:ascii="Times New Roman" w:eastAsia="Times New Roman" w:hAnsi="Times New Roman" w:cs="Times New Roman"/>
              </w:rPr>
            </w:pPr>
            <w:r>
              <w:rPr>
                <w:rFonts w:ascii="Times New Roman" w:eastAsia="Times New Roman" w:hAnsi="Times New Roman" w:cs="Times New Roman"/>
              </w:rPr>
              <w:t>User sets a limit higher than budget</w:t>
            </w:r>
          </w:p>
        </w:tc>
        <w:tc>
          <w:tcPr>
            <w:tcW w:w="4094" w:type="dxa"/>
            <w:tcBorders>
              <w:top w:val="single" w:sz="4" w:space="0" w:color="000000"/>
              <w:left w:val="single" w:sz="4" w:space="0" w:color="000000"/>
              <w:bottom w:val="single" w:sz="4" w:space="0" w:color="000000"/>
              <w:right w:val="single" w:sz="4" w:space="0" w:color="000000"/>
            </w:tcBorders>
            <w:vAlign w:val="center"/>
          </w:tcPr>
          <w:p w14:paraId="3812D36D" w14:textId="77777777" w:rsidR="00CE34D7" w:rsidRDefault="00000000">
            <w:pPr>
              <w:spacing w:before="40" w:after="40" w:line="276" w:lineRule="auto"/>
              <w:jc w:val="both"/>
              <w:rPr>
                <w:rFonts w:ascii="Times New Roman" w:eastAsia="Times New Roman" w:hAnsi="Times New Roman" w:cs="Times New Roman"/>
              </w:rPr>
            </w:pPr>
            <w:r>
              <w:rPr>
                <w:rFonts w:ascii="Times New Roman" w:eastAsia="Times New Roman" w:hAnsi="Times New Roman" w:cs="Times New Roman"/>
              </w:rPr>
              <w:t>Application warns and suggests a lower limit.</w:t>
            </w:r>
          </w:p>
        </w:tc>
      </w:tr>
      <w:tr w:rsidR="00CE34D7" w14:paraId="3E29C864" w14:textId="77777777">
        <w:trPr>
          <w:jc w:val="center"/>
        </w:trPr>
        <w:tc>
          <w:tcPr>
            <w:tcW w:w="608" w:type="dxa"/>
            <w:tcBorders>
              <w:top w:val="single" w:sz="4" w:space="0" w:color="000000"/>
              <w:left w:val="single" w:sz="4" w:space="0" w:color="000000"/>
              <w:bottom w:val="single" w:sz="4" w:space="0" w:color="000000"/>
              <w:right w:val="single" w:sz="4" w:space="0" w:color="000000"/>
            </w:tcBorders>
            <w:vAlign w:val="center"/>
          </w:tcPr>
          <w:p w14:paraId="1FF8FE20" w14:textId="77777777" w:rsidR="00CE34D7" w:rsidRDefault="00000000">
            <w:pPr>
              <w:spacing w:before="40" w:line="276" w:lineRule="auto"/>
              <w:jc w:val="both"/>
              <w:rPr>
                <w:rFonts w:ascii="Times New Roman" w:eastAsia="Times New Roman" w:hAnsi="Times New Roman" w:cs="Times New Roman"/>
                <w:b/>
              </w:rPr>
            </w:pPr>
            <w:r>
              <w:rPr>
                <w:rFonts w:ascii="Times New Roman" w:eastAsia="Times New Roman" w:hAnsi="Times New Roman" w:cs="Times New Roman"/>
                <w:b/>
              </w:rPr>
              <w:t>2</w:t>
            </w:r>
          </w:p>
        </w:tc>
        <w:tc>
          <w:tcPr>
            <w:tcW w:w="4213" w:type="dxa"/>
            <w:gridSpan w:val="2"/>
            <w:tcBorders>
              <w:top w:val="single" w:sz="4" w:space="0" w:color="000000"/>
              <w:left w:val="single" w:sz="4" w:space="0" w:color="000000"/>
              <w:bottom w:val="single" w:sz="4" w:space="0" w:color="000000"/>
              <w:right w:val="single" w:sz="4" w:space="0" w:color="000000"/>
            </w:tcBorders>
            <w:vAlign w:val="center"/>
          </w:tcPr>
          <w:p w14:paraId="2E39D2BD" w14:textId="77777777" w:rsidR="00CE34D7" w:rsidRDefault="00000000">
            <w:pPr>
              <w:spacing w:before="40" w:after="40" w:line="276" w:lineRule="auto"/>
              <w:jc w:val="both"/>
              <w:rPr>
                <w:rFonts w:ascii="Times New Roman" w:eastAsia="Times New Roman" w:hAnsi="Times New Roman" w:cs="Times New Roman"/>
              </w:rPr>
            </w:pPr>
            <w:r>
              <w:rPr>
                <w:rFonts w:ascii="Times New Roman" w:eastAsia="Times New Roman" w:hAnsi="Times New Roman" w:cs="Times New Roman"/>
              </w:rPr>
              <w:t>User enters non-numeric value</w:t>
            </w:r>
          </w:p>
        </w:tc>
        <w:tc>
          <w:tcPr>
            <w:tcW w:w="4094" w:type="dxa"/>
            <w:tcBorders>
              <w:top w:val="single" w:sz="4" w:space="0" w:color="000000"/>
              <w:left w:val="single" w:sz="4" w:space="0" w:color="000000"/>
              <w:bottom w:val="single" w:sz="4" w:space="0" w:color="000000"/>
              <w:right w:val="single" w:sz="4" w:space="0" w:color="000000"/>
            </w:tcBorders>
            <w:vAlign w:val="center"/>
          </w:tcPr>
          <w:p w14:paraId="7B567094" w14:textId="77777777" w:rsidR="00CE34D7" w:rsidRDefault="00000000">
            <w:pPr>
              <w:spacing w:before="40" w:after="40" w:line="276" w:lineRule="auto"/>
              <w:jc w:val="both"/>
              <w:rPr>
                <w:rFonts w:ascii="Times New Roman" w:eastAsia="Times New Roman" w:hAnsi="Times New Roman" w:cs="Times New Roman"/>
              </w:rPr>
            </w:pPr>
            <w:r>
              <w:rPr>
                <w:rFonts w:ascii="Times New Roman" w:eastAsia="Times New Roman" w:hAnsi="Times New Roman" w:cs="Times New Roman"/>
              </w:rPr>
              <w:t>Application prompts user to enter a valid numeric value</w:t>
            </w:r>
          </w:p>
        </w:tc>
      </w:tr>
    </w:tbl>
    <w:p w14:paraId="63F96A16" w14:textId="77777777" w:rsidR="00CE34D7" w:rsidRDefault="00000000">
      <w:pPr>
        <w:pBdr>
          <w:top w:val="nil"/>
          <w:left w:val="nil"/>
          <w:bottom w:val="nil"/>
          <w:right w:val="nil"/>
          <w:between w:val="nil"/>
        </w:pBdr>
        <w:jc w:val="center"/>
        <w:rPr>
          <w:rFonts w:ascii="Arial" w:eastAsia="Arial" w:hAnsi="Arial" w:cs="Arial"/>
          <w:b/>
          <w:color w:val="000000"/>
        </w:rPr>
      </w:pPr>
      <w:r>
        <w:rPr>
          <w:rFonts w:ascii="Arial" w:eastAsia="Arial" w:hAnsi="Arial" w:cs="Arial"/>
          <w:b/>
          <w:color w:val="000000"/>
        </w:rPr>
        <w:t>Table 3: UC-3</w:t>
      </w:r>
    </w:p>
    <w:p w14:paraId="7267ABF3" w14:textId="77777777" w:rsidR="00CE34D7" w:rsidRDefault="00000000">
      <w:pPr>
        <w:pStyle w:val="Heading2"/>
        <w:numPr>
          <w:ilvl w:val="1"/>
          <w:numId w:val="15"/>
        </w:numPr>
      </w:pPr>
      <w:r>
        <w:lastRenderedPageBreak/>
        <w:t>Use-Case 4: Generate Expense Report</w:t>
      </w:r>
    </w:p>
    <w:tbl>
      <w:tblPr>
        <w:tblStyle w:val="a5"/>
        <w:tblW w:w="891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08"/>
        <w:gridCol w:w="1693"/>
        <w:gridCol w:w="2520"/>
        <w:gridCol w:w="4094"/>
      </w:tblGrid>
      <w:tr w:rsidR="00CE34D7" w14:paraId="134905C9" w14:textId="77777777">
        <w:trPr>
          <w:jc w:val="center"/>
        </w:trPr>
        <w:tc>
          <w:tcPr>
            <w:tcW w:w="2301" w:type="dxa"/>
            <w:gridSpan w:val="2"/>
            <w:tcBorders>
              <w:top w:val="single" w:sz="4" w:space="0" w:color="000000"/>
              <w:left w:val="single" w:sz="4" w:space="0" w:color="000000"/>
              <w:bottom w:val="single" w:sz="4" w:space="0" w:color="000000"/>
              <w:right w:val="single" w:sz="4" w:space="0" w:color="000000"/>
            </w:tcBorders>
            <w:vAlign w:val="center"/>
          </w:tcPr>
          <w:p w14:paraId="0E3C80F1" w14:textId="77777777" w:rsidR="00CE34D7" w:rsidRDefault="00000000">
            <w:pPr>
              <w:spacing w:before="40" w:after="40" w:line="276" w:lineRule="auto"/>
              <w:jc w:val="both"/>
              <w:rPr>
                <w:rFonts w:ascii="Times New Roman" w:eastAsia="Times New Roman" w:hAnsi="Times New Roman" w:cs="Times New Roman"/>
                <w:b/>
              </w:rPr>
            </w:pPr>
            <w:r>
              <w:rPr>
                <w:rFonts w:ascii="Times New Roman" w:eastAsia="Times New Roman" w:hAnsi="Times New Roman" w:cs="Times New Roman"/>
                <w:b/>
              </w:rPr>
              <w:t>Identifier</w:t>
            </w:r>
          </w:p>
        </w:tc>
        <w:tc>
          <w:tcPr>
            <w:tcW w:w="6614" w:type="dxa"/>
            <w:gridSpan w:val="2"/>
            <w:tcBorders>
              <w:top w:val="single" w:sz="4" w:space="0" w:color="000000"/>
              <w:left w:val="single" w:sz="4" w:space="0" w:color="000000"/>
              <w:bottom w:val="single" w:sz="4" w:space="0" w:color="000000"/>
              <w:right w:val="single" w:sz="4" w:space="0" w:color="000000"/>
            </w:tcBorders>
            <w:vAlign w:val="center"/>
          </w:tcPr>
          <w:p w14:paraId="422B542C" w14:textId="77777777" w:rsidR="00CE34D7" w:rsidRDefault="00000000">
            <w:pPr>
              <w:spacing w:before="40" w:after="40" w:line="276" w:lineRule="auto"/>
              <w:jc w:val="both"/>
              <w:rPr>
                <w:rFonts w:ascii="Times New Roman" w:eastAsia="Times New Roman" w:hAnsi="Times New Roman" w:cs="Times New Roman"/>
              </w:rPr>
            </w:pPr>
            <w:r>
              <w:rPr>
                <w:rFonts w:ascii="Times New Roman" w:eastAsia="Times New Roman" w:hAnsi="Times New Roman" w:cs="Times New Roman"/>
              </w:rPr>
              <w:t>UC-4</w:t>
            </w:r>
          </w:p>
        </w:tc>
      </w:tr>
      <w:tr w:rsidR="00CE34D7" w14:paraId="760E9C0F" w14:textId="77777777">
        <w:trPr>
          <w:jc w:val="center"/>
        </w:trPr>
        <w:tc>
          <w:tcPr>
            <w:tcW w:w="2301" w:type="dxa"/>
            <w:gridSpan w:val="2"/>
            <w:tcBorders>
              <w:top w:val="single" w:sz="4" w:space="0" w:color="000000"/>
              <w:left w:val="single" w:sz="4" w:space="0" w:color="000000"/>
              <w:bottom w:val="single" w:sz="4" w:space="0" w:color="000000"/>
              <w:right w:val="single" w:sz="4" w:space="0" w:color="000000"/>
            </w:tcBorders>
            <w:vAlign w:val="center"/>
          </w:tcPr>
          <w:p w14:paraId="736FB5C6" w14:textId="77777777" w:rsidR="00CE34D7" w:rsidRDefault="00000000">
            <w:pPr>
              <w:spacing w:before="40" w:after="40" w:line="276" w:lineRule="auto"/>
              <w:jc w:val="both"/>
              <w:rPr>
                <w:rFonts w:ascii="Times New Roman" w:eastAsia="Times New Roman" w:hAnsi="Times New Roman" w:cs="Times New Roman"/>
                <w:b/>
              </w:rPr>
            </w:pPr>
            <w:r>
              <w:rPr>
                <w:rFonts w:ascii="Times New Roman" w:eastAsia="Times New Roman" w:hAnsi="Times New Roman" w:cs="Times New Roman"/>
                <w:b/>
              </w:rPr>
              <w:t>Purpose</w:t>
            </w:r>
          </w:p>
        </w:tc>
        <w:tc>
          <w:tcPr>
            <w:tcW w:w="6614" w:type="dxa"/>
            <w:gridSpan w:val="2"/>
            <w:tcBorders>
              <w:top w:val="single" w:sz="4" w:space="0" w:color="000000"/>
              <w:left w:val="single" w:sz="4" w:space="0" w:color="000000"/>
              <w:bottom w:val="single" w:sz="4" w:space="0" w:color="000000"/>
              <w:right w:val="single" w:sz="4" w:space="0" w:color="000000"/>
            </w:tcBorders>
            <w:vAlign w:val="center"/>
          </w:tcPr>
          <w:p w14:paraId="1F9D7141" w14:textId="77777777" w:rsidR="00CE34D7" w:rsidRDefault="00000000">
            <w:pPr>
              <w:spacing w:before="40" w:after="40" w:line="276" w:lineRule="auto"/>
              <w:jc w:val="both"/>
              <w:rPr>
                <w:rFonts w:ascii="Times New Roman" w:eastAsia="Times New Roman" w:hAnsi="Times New Roman" w:cs="Times New Roman"/>
              </w:rPr>
            </w:pPr>
            <w:r>
              <w:rPr>
                <w:rFonts w:ascii="Times New Roman" w:eastAsia="Times New Roman" w:hAnsi="Times New Roman" w:cs="Times New Roman"/>
              </w:rPr>
              <w:t>Allows users to set generate reports summarizing their expenses over a specified period.</w:t>
            </w:r>
          </w:p>
        </w:tc>
      </w:tr>
      <w:tr w:rsidR="00CE34D7" w14:paraId="1F2FBAE6" w14:textId="77777777">
        <w:trPr>
          <w:jc w:val="center"/>
        </w:trPr>
        <w:tc>
          <w:tcPr>
            <w:tcW w:w="2301" w:type="dxa"/>
            <w:gridSpan w:val="2"/>
            <w:tcBorders>
              <w:top w:val="single" w:sz="4" w:space="0" w:color="000000"/>
              <w:left w:val="single" w:sz="4" w:space="0" w:color="000000"/>
              <w:bottom w:val="single" w:sz="4" w:space="0" w:color="000000"/>
              <w:right w:val="single" w:sz="4" w:space="0" w:color="000000"/>
            </w:tcBorders>
            <w:vAlign w:val="center"/>
          </w:tcPr>
          <w:p w14:paraId="2985D64C" w14:textId="77777777" w:rsidR="00CE34D7" w:rsidRDefault="00000000">
            <w:pPr>
              <w:spacing w:before="40" w:after="40" w:line="276" w:lineRule="auto"/>
              <w:jc w:val="both"/>
              <w:rPr>
                <w:rFonts w:ascii="Times New Roman" w:eastAsia="Times New Roman" w:hAnsi="Times New Roman" w:cs="Times New Roman"/>
                <w:b/>
              </w:rPr>
            </w:pPr>
            <w:r>
              <w:rPr>
                <w:rFonts w:ascii="Times New Roman" w:eastAsia="Times New Roman" w:hAnsi="Times New Roman" w:cs="Times New Roman"/>
                <w:b/>
              </w:rPr>
              <w:t>Priority</w:t>
            </w:r>
          </w:p>
        </w:tc>
        <w:tc>
          <w:tcPr>
            <w:tcW w:w="6614" w:type="dxa"/>
            <w:gridSpan w:val="2"/>
            <w:tcBorders>
              <w:top w:val="single" w:sz="4" w:space="0" w:color="000000"/>
              <w:left w:val="single" w:sz="4" w:space="0" w:color="000000"/>
              <w:bottom w:val="single" w:sz="4" w:space="0" w:color="000000"/>
              <w:right w:val="single" w:sz="4" w:space="0" w:color="000000"/>
            </w:tcBorders>
            <w:vAlign w:val="center"/>
          </w:tcPr>
          <w:p w14:paraId="0E7AFC5A" w14:textId="77777777" w:rsidR="00CE34D7" w:rsidRDefault="00000000">
            <w:pPr>
              <w:spacing w:before="40" w:after="40" w:line="276" w:lineRule="auto"/>
              <w:jc w:val="both"/>
              <w:rPr>
                <w:rFonts w:ascii="Times New Roman" w:eastAsia="Times New Roman" w:hAnsi="Times New Roman" w:cs="Times New Roman"/>
              </w:rPr>
            </w:pPr>
            <w:r>
              <w:rPr>
                <w:rFonts w:ascii="Times New Roman" w:eastAsia="Times New Roman" w:hAnsi="Times New Roman" w:cs="Times New Roman"/>
              </w:rPr>
              <w:t>Medium</w:t>
            </w:r>
          </w:p>
        </w:tc>
      </w:tr>
      <w:tr w:rsidR="00CE34D7" w14:paraId="15D4556D" w14:textId="77777777">
        <w:trPr>
          <w:jc w:val="center"/>
        </w:trPr>
        <w:tc>
          <w:tcPr>
            <w:tcW w:w="2301" w:type="dxa"/>
            <w:gridSpan w:val="2"/>
            <w:tcBorders>
              <w:top w:val="single" w:sz="4" w:space="0" w:color="000000"/>
              <w:left w:val="single" w:sz="4" w:space="0" w:color="000000"/>
              <w:bottom w:val="single" w:sz="4" w:space="0" w:color="000000"/>
              <w:right w:val="single" w:sz="4" w:space="0" w:color="000000"/>
            </w:tcBorders>
            <w:vAlign w:val="center"/>
          </w:tcPr>
          <w:p w14:paraId="0521D7DC" w14:textId="77777777" w:rsidR="00CE34D7" w:rsidRDefault="00000000">
            <w:pPr>
              <w:spacing w:before="40" w:after="40" w:line="276" w:lineRule="auto"/>
              <w:jc w:val="both"/>
              <w:rPr>
                <w:rFonts w:ascii="Times New Roman" w:eastAsia="Times New Roman" w:hAnsi="Times New Roman" w:cs="Times New Roman"/>
                <w:b/>
              </w:rPr>
            </w:pPr>
            <w:r>
              <w:rPr>
                <w:rFonts w:ascii="Times New Roman" w:eastAsia="Times New Roman" w:hAnsi="Times New Roman" w:cs="Times New Roman"/>
                <w:b/>
              </w:rPr>
              <w:t>Pre-conditions</w:t>
            </w:r>
          </w:p>
        </w:tc>
        <w:tc>
          <w:tcPr>
            <w:tcW w:w="6614" w:type="dxa"/>
            <w:gridSpan w:val="2"/>
            <w:tcBorders>
              <w:top w:val="single" w:sz="4" w:space="0" w:color="000000"/>
              <w:left w:val="single" w:sz="4" w:space="0" w:color="000000"/>
              <w:bottom w:val="single" w:sz="4" w:space="0" w:color="000000"/>
              <w:right w:val="single" w:sz="4" w:space="0" w:color="000000"/>
            </w:tcBorders>
            <w:vAlign w:val="center"/>
          </w:tcPr>
          <w:p w14:paraId="7E62BF47" w14:textId="77777777" w:rsidR="00CE34D7" w:rsidRDefault="00000000">
            <w:pPr>
              <w:numPr>
                <w:ilvl w:val="0"/>
                <w:numId w:val="34"/>
              </w:numPr>
              <w:pBdr>
                <w:top w:val="nil"/>
                <w:left w:val="nil"/>
                <w:bottom w:val="nil"/>
                <w:right w:val="nil"/>
                <w:between w:val="nil"/>
              </w:pBdr>
              <w:spacing w:before="40" w:after="40" w:line="276" w:lineRule="auto"/>
              <w:jc w:val="both"/>
              <w:rPr>
                <w:color w:val="000000"/>
              </w:rPr>
            </w:pPr>
            <w:r>
              <w:rPr>
                <w:rFonts w:ascii="Times New Roman" w:eastAsia="Times New Roman" w:hAnsi="Times New Roman" w:cs="Times New Roman"/>
                <w:color w:val="000000"/>
              </w:rPr>
              <w:t>The user must be authenticated and logged into the application.</w:t>
            </w:r>
          </w:p>
          <w:p w14:paraId="2D50F504" w14:textId="77777777" w:rsidR="00CE34D7" w:rsidRDefault="00000000">
            <w:pPr>
              <w:numPr>
                <w:ilvl w:val="0"/>
                <w:numId w:val="34"/>
              </w:numPr>
              <w:pBdr>
                <w:top w:val="nil"/>
                <w:left w:val="nil"/>
                <w:bottom w:val="nil"/>
                <w:right w:val="nil"/>
                <w:between w:val="nil"/>
              </w:pBdr>
              <w:spacing w:before="40" w:after="40" w:line="276" w:lineRule="auto"/>
              <w:jc w:val="both"/>
              <w:rPr>
                <w:color w:val="000000"/>
              </w:rPr>
            </w:pPr>
            <w:r>
              <w:rPr>
                <w:rFonts w:ascii="Times New Roman" w:eastAsia="Times New Roman" w:hAnsi="Times New Roman" w:cs="Times New Roman"/>
                <w:color w:val="000000"/>
              </w:rPr>
              <w:t>The application interface should be accessible.</w:t>
            </w:r>
          </w:p>
        </w:tc>
      </w:tr>
      <w:tr w:rsidR="00CE34D7" w14:paraId="4D2E0586" w14:textId="77777777">
        <w:trPr>
          <w:jc w:val="center"/>
        </w:trPr>
        <w:tc>
          <w:tcPr>
            <w:tcW w:w="2301" w:type="dxa"/>
            <w:gridSpan w:val="2"/>
            <w:tcBorders>
              <w:top w:val="single" w:sz="4" w:space="0" w:color="000000"/>
              <w:left w:val="single" w:sz="4" w:space="0" w:color="000000"/>
              <w:bottom w:val="single" w:sz="4" w:space="0" w:color="000000"/>
              <w:right w:val="single" w:sz="4" w:space="0" w:color="000000"/>
            </w:tcBorders>
            <w:vAlign w:val="center"/>
          </w:tcPr>
          <w:p w14:paraId="0DDDE834" w14:textId="77777777" w:rsidR="00CE34D7" w:rsidRDefault="00000000">
            <w:pPr>
              <w:spacing w:before="40" w:after="40" w:line="276" w:lineRule="auto"/>
              <w:jc w:val="both"/>
              <w:rPr>
                <w:rFonts w:ascii="Times New Roman" w:eastAsia="Times New Roman" w:hAnsi="Times New Roman" w:cs="Times New Roman"/>
                <w:b/>
              </w:rPr>
            </w:pPr>
            <w:r>
              <w:rPr>
                <w:rFonts w:ascii="Times New Roman" w:eastAsia="Times New Roman" w:hAnsi="Times New Roman" w:cs="Times New Roman"/>
                <w:b/>
              </w:rPr>
              <w:t>Post-conditions</w:t>
            </w:r>
          </w:p>
        </w:tc>
        <w:tc>
          <w:tcPr>
            <w:tcW w:w="6614" w:type="dxa"/>
            <w:gridSpan w:val="2"/>
            <w:tcBorders>
              <w:top w:val="single" w:sz="4" w:space="0" w:color="000000"/>
              <w:left w:val="single" w:sz="4" w:space="0" w:color="000000"/>
              <w:bottom w:val="single" w:sz="4" w:space="0" w:color="000000"/>
              <w:right w:val="single" w:sz="4" w:space="0" w:color="000000"/>
            </w:tcBorders>
            <w:vAlign w:val="center"/>
          </w:tcPr>
          <w:p w14:paraId="1521CFCF" w14:textId="77777777" w:rsidR="00CE34D7" w:rsidRDefault="00000000">
            <w:pPr>
              <w:pBdr>
                <w:top w:val="nil"/>
                <w:left w:val="nil"/>
                <w:bottom w:val="nil"/>
                <w:right w:val="nil"/>
                <w:between w:val="nil"/>
              </w:pBdr>
              <w:spacing w:before="40" w:after="4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The user can view or download the generated expense report.</w:t>
            </w:r>
          </w:p>
        </w:tc>
      </w:tr>
      <w:tr w:rsidR="00CE34D7" w14:paraId="29D904FD" w14:textId="77777777">
        <w:trPr>
          <w:jc w:val="center"/>
        </w:trPr>
        <w:tc>
          <w:tcPr>
            <w:tcW w:w="8915" w:type="dxa"/>
            <w:gridSpan w:val="4"/>
            <w:tcBorders>
              <w:top w:val="single" w:sz="4" w:space="0" w:color="000000"/>
              <w:left w:val="single" w:sz="4" w:space="0" w:color="000000"/>
              <w:bottom w:val="single" w:sz="4" w:space="0" w:color="000000"/>
              <w:right w:val="single" w:sz="4" w:space="0" w:color="000000"/>
            </w:tcBorders>
            <w:vAlign w:val="center"/>
          </w:tcPr>
          <w:p w14:paraId="7996D0E6" w14:textId="77777777" w:rsidR="00CE34D7" w:rsidRDefault="00000000">
            <w:pPr>
              <w:pBdr>
                <w:top w:val="nil"/>
                <w:left w:val="nil"/>
                <w:bottom w:val="nil"/>
                <w:right w:val="nil"/>
                <w:between w:val="nil"/>
              </w:pBdr>
              <w:spacing w:before="40" w:after="40" w:line="276"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Typical Course of Action</w:t>
            </w:r>
          </w:p>
        </w:tc>
      </w:tr>
      <w:tr w:rsidR="00CE34D7" w14:paraId="373C31D6" w14:textId="77777777">
        <w:trPr>
          <w:jc w:val="center"/>
        </w:trPr>
        <w:tc>
          <w:tcPr>
            <w:tcW w:w="608" w:type="dxa"/>
            <w:tcBorders>
              <w:top w:val="single" w:sz="4" w:space="0" w:color="000000"/>
              <w:left w:val="single" w:sz="4" w:space="0" w:color="000000"/>
              <w:bottom w:val="single" w:sz="4" w:space="0" w:color="000000"/>
              <w:right w:val="single" w:sz="4" w:space="0" w:color="000000"/>
            </w:tcBorders>
            <w:vAlign w:val="center"/>
          </w:tcPr>
          <w:p w14:paraId="05A11416" w14:textId="77777777" w:rsidR="00CE34D7" w:rsidRDefault="00000000">
            <w:pPr>
              <w:spacing w:line="276" w:lineRule="auto"/>
              <w:jc w:val="both"/>
              <w:rPr>
                <w:rFonts w:ascii="Times New Roman" w:eastAsia="Times New Roman" w:hAnsi="Times New Roman" w:cs="Times New Roman"/>
                <w:b/>
              </w:rPr>
            </w:pPr>
            <w:r>
              <w:rPr>
                <w:rFonts w:ascii="Times New Roman" w:eastAsia="Times New Roman" w:hAnsi="Times New Roman" w:cs="Times New Roman"/>
                <w:b/>
              </w:rPr>
              <w:t>S#</w:t>
            </w:r>
          </w:p>
        </w:tc>
        <w:tc>
          <w:tcPr>
            <w:tcW w:w="4213" w:type="dxa"/>
            <w:gridSpan w:val="2"/>
            <w:tcBorders>
              <w:top w:val="single" w:sz="4" w:space="0" w:color="000000"/>
              <w:left w:val="single" w:sz="4" w:space="0" w:color="000000"/>
              <w:bottom w:val="single" w:sz="4" w:space="0" w:color="000000"/>
              <w:right w:val="single" w:sz="4" w:space="0" w:color="000000"/>
            </w:tcBorders>
            <w:vAlign w:val="center"/>
          </w:tcPr>
          <w:p w14:paraId="0F8C4FFC" w14:textId="77777777" w:rsidR="00CE34D7" w:rsidRDefault="00000000">
            <w:pPr>
              <w:spacing w:before="40" w:line="276" w:lineRule="auto"/>
              <w:jc w:val="both"/>
              <w:rPr>
                <w:rFonts w:ascii="Times New Roman" w:eastAsia="Times New Roman" w:hAnsi="Times New Roman" w:cs="Times New Roman"/>
                <w:b/>
              </w:rPr>
            </w:pPr>
            <w:r>
              <w:rPr>
                <w:rFonts w:ascii="Times New Roman" w:eastAsia="Times New Roman" w:hAnsi="Times New Roman" w:cs="Times New Roman"/>
                <w:b/>
              </w:rPr>
              <w:t>Actor Action</w:t>
            </w:r>
          </w:p>
        </w:tc>
        <w:tc>
          <w:tcPr>
            <w:tcW w:w="4094" w:type="dxa"/>
            <w:tcBorders>
              <w:top w:val="single" w:sz="4" w:space="0" w:color="000000"/>
              <w:left w:val="single" w:sz="4" w:space="0" w:color="000000"/>
              <w:bottom w:val="single" w:sz="4" w:space="0" w:color="000000"/>
              <w:right w:val="single" w:sz="4" w:space="0" w:color="000000"/>
            </w:tcBorders>
            <w:vAlign w:val="center"/>
          </w:tcPr>
          <w:p w14:paraId="14E52EAC" w14:textId="77777777" w:rsidR="00CE34D7" w:rsidRDefault="00000000">
            <w:pPr>
              <w:spacing w:before="40" w:line="276" w:lineRule="auto"/>
              <w:jc w:val="both"/>
              <w:rPr>
                <w:rFonts w:ascii="Times New Roman" w:eastAsia="Times New Roman" w:hAnsi="Times New Roman" w:cs="Times New Roman"/>
                <w:b/>
              </w:rPr>
            </w:pPr>
            <w:r>
              <w:rPr>
                <w:rFonts w:ascii="Times New Roman" w:eastAsia="Times New Roman" w:hAnsi="Times New Roman" w:cs="Times New Roman"/>
                <w:b/>
              </w:rPr>
              <w:t>System Response</w:t>
            </w:r>
          </w:p>
        </w:tc>
      </w:tr>
      <w:tr w:rsidR="00CE34D7" w14:paraId="1F3878D6" w14:textId="77777777">
        <w:trPr>
          <w:trHeight w:val="359"/>
          <w:jc w:val="center"/>
        </w:trPr>
        <w:tc>
          <w:tcPr>
            <w:tcW w:w="608" w:type="dxa"/>
            <w:tcBorders>
              <w:top w:val="single" w:sz="4" w:space="0" w:color="000000"/>
              <w:left w:val="single" w:sz="4" w:space="0" w:color="000000"/>
              <w:bottom w:val="single" w:sz="4" w:space="0" w:color="000000"/>
              <w:right w:val="single" w:sz="4" w:space="0" w:color="000000"/>
            </w:tcBorders>
            <w:vAlign w:val="center"/>
          </w:tcPr>
          <w:p w14:paraId="1B509ECF" w14:textId="77777777" w:rsidR="00CE34D7" w:rsidRDefault="00000000">
            <w:pPr>
              <w:spacing w:line="276" w:lineRule="auto"/>
              <w:jc w:val="both"/>
              <w:rPr>
                <w:rFonts w:ascii="Times New Roman" w:eastAsia="Times New Roman" w:hAnsi="Times New Roman" w:cs="Times New Roman"/>
                <w:b/>
              </w:rPr>
            </w:pPr>
            <w:r>
              <w:rPr>
                <w:rFonts w:ascii="Times New Roman" w:eastAsia="Times New Roman" w:hAnsi="Times New Roman" w:cs="Times New Roman"/>
                <w:b/>
              </w:rPr>
              <w:t>1</w:t>
            </w:r>
          </w:p>
        </w:tc>
        <w:tc>
          <w:tcPr>
            <w:tcW w:w="4213" w:type="dxa"/>
            <w:gridSpan w:val="2"/>
            <w:tcBorders>
              <w:top w:val="single" w:sz="4" w:space="0" w:color="000000"/>
              <w:left w:val="single" w:sz="4" w:space="0" w:color="000000"/>
              <w:bottom w:val="single" w:sz="4" w:space="0" w:color="000000"/>
              <w:right w:val="single" w:sz="4" w:space="0" w:color="000000"/>
            </w:tcBorders>
            <w:vAlign w:val="center"/>
          </w:tcPr>
          <w:p w14:paraId="7EE92A49" w14:textId="77777777" w:rsidR="00CE34D7" w:rsidRDefault="00000000">
            <w:pPr>
              <w:spacing w:before="40" w:after="40" w:line="276" w:lineRule="auto"/>
              <w:jc w:val="both"/>
              <w:rPr>
                <w:rFonts w:ascii="Times New Roman" w:eastAsia="Times New Roman" w:hAnsi="Times New Roman" w:cs="Times New Roman"/>
              </w:rPr>
            </w:pPr>
            <w:r>
              <w:rPr>
                <w:rFonts w:ascii="Times New Roman" w:eastAsia="Times New Roman" w:hAnsi="Times New Roman" w:cs="Times New Roman"/>
              </w:rPr>
              <w:t>User selects to “Generate Report” section</w:t>
            </w:r>
          </w:p>
        </w:tc>
        <w:tc>
          <w:tcPr>
            <w:tcW w:w="4094" w:type="dxa"/>
            <w:tcBorders>
              <w:top w:val="single" w:sz="4" w:space="0" w:color="000000"/>
              <w:left w:val="single" w:sz="4" w:space="0" w:color="000000"/>
              <w:bottom w:val="single" w:sz="4" w:space="0" w:color="000000"/>
              <w:right w:val="single" w:sz="4" w:space="0" w:color="000000"/>
            </w:tcBorders>
            <w:vAlign w:val="center"/>
          </w:tcPr>
          <w:p w14:paraId="52083079" w14:textId="77777777" w:rsidR="00CE34D7" w:rsidRDefault="00000000">
            <w:pPr>
              <w:spacing w:before="40" w:after="40" w:line="276" w:lineRule="auto"/>
              <w:jc w:val="both"/>
              <w:rPr>
                <w:rFonts w:ascii="Times New Roman" w:eastAsia="Times New Roman" w:hAnsi="Times New Roman" w:cs="Times New Roman"/>
              </w:rPr>
            </w:pPr>
            <w:r>
              <w:rPr>
                <w:rFonts w:ascii="Times New Roman" w:eastAsia="Times New Roman" w:hAnsi="Times New Roman" w:cs="Times New Roman"/>
              </w:rPr>
              <w:t>Application prompts user to specify report parameters.</w:t>
            </w:r>
          </w:p>
        </w:tc>
      </w:tr>
      <w:tr w:rsidR="00CE34D7" w14:paraId="5195C673" w14:textId="77777777">
        <w:trPr>
          <w:jc w:val="center"/>
        </w:trPr>
        <w:tc>
          <w:tcPr>
            <w:tcW w:w="608" w:type="dxa"/>
            <w:tcBorders>
              <w:top w:val="single" w:sz="4" w:space="0" w:color="000000"/>
              <w:left w:val="single" w:sz="4" w:space="0" w:color="000000"/>
              <w:bottom w:val="single" w:sz="4" w:space="0" w:color="000000"/>
              <w:right w:val="single" w:sz="4" w:space="0" w:color="000000"/>
            </w:tcBorders>
            <w:vAlign w:val="center"/>
          </w:tcPr>
          <w:p w14:paraId="54806C47" w14:textId="77777777" w:rsidR="00CE34D7" w:rsidRDefault="00000000">
            <w:pPr>
              <w:spacing w:line="276" w:lineRule="auto"/>
              <w:jc w:val="both"/>
              <w:rPr>
                <w:rFonts w:ascii="Times New Roman" w:eastAsia="Times New Roman" w:hAnsi="Times New Roman" w:cs="Times New Roman"/>
                <w:b/>
              </w:rPr>
            </w:pPr>
            <w:r>
              <w:rPr>
                <w:rFonts w:ascii="Times New Roman" w:eastAsia="Times New Roman" w:hAnsi="Times New Roman" w:cs="Times New Roman"/>
                <w:b/>
              </w:rPr>
              <w:t>2</w:t>
            </w:r>
          </w:p>
        </w:tc>
        <w:tc>
          <w:tcPr>
            <w:tcW w:w="4213" w:type="dxa"/>
            <w:gridSpan w:val="2"/>
            <w:tcBorders>
              <w:top w:val="single" w:sz="4" w:space="0" w:color="000000"/>
              <w:left w:val="single" w:sz="4" w:space="0" w:color="000000"/>
              <w:bottom w:val="single" w:sz="4" w:space="0" w:color="000000"/>
              <w:right w:val="single" w:sz="4" w:space="0" w:color="000000"/>
            </w:tcBorders>
            <w:vAlign w:val="center"/>
          </w:tcPr>
          <w:p w14:paraId="5DC6C505" w14:textId="77777777" w:rsidR="00CE34D7" w:rsidRDefault="00000000">
            <w:pPr>
              <w:spacing w:before="40" w:after="40" w:line="276" w:lineRule="auto"/>
              <w:jc w:val="both"/>
              <w:rPr>
                <w:rFonts w:ascii="Times New Roman" w:eastAsia="Times New Roman" w:hAnsi="Times New Roman" w:cs="Times New Roman"/>
              </w:rPr>
            </w:pPr>
            <w:r>
              <w:rPr>
                <w:rFonts w:ascii="Times New Roman" w:eastAsia="Times New Roman" w:hAnsi="Times New Roman" w:cs="Times New Roman"/>
              </w:rPr>
              <w:t>User selects time period and report format.</w:t>
            </w:r>
          </w:p>
        </w:tc>
        <w:tc>
          <w:tcPr>
            <w:tcW w:w="4094" w:type="dxa"/>
            <w:tcBorders>
              <w:top w:val="single" w:sz="4" w:space="0" w:color="000000"/>
              <w:left w:val="single" w:sz="4" w:space="0" w:color="000000"/>
              <w:bottom w:val="single" w:sz="4" w:space="0" w:color="000000"/>
              <w:right w:val="single" w:sz="4" w:space="0" w:color="000000"/>
            </w:tcBorders>
            <w:vAlign w:val="center"/>
          </w:tcPr>
          <w:p w14:paraId="2D8139DE" w14:textId="77777777" w:rsidR="00CE34D7" w:rsidRDefault="00000000">
            <w:pPr>
              <w:spacing w:before="40" w:after="40" w:line="276" w:lineRule="auto"/>
              <w:jc w:val="both"/>
              <w:rPr>
                <w:rFonts w:ascii="Times New Roman" w:eastAsia="Times New Roman" w:hAnsi="Times New Roman" w:cs="Times New Roman"/>
              </w:rPr>
            </w:pPr>
            <w:r>
              <w:rPr>
                <w:rFonts w:ascii="Times New Roman" w:eastAsia="Times New Roman" w:hAnsi="Times New Roman" w:cs="Times New Roman"/>
              </w:rPr>
              <w:t>System generates and displays the report.</w:t>
            </w:r>
          </w:p>
        </w:tc>
      </w:tr>
      <w:tr w:rsidR="00CE34D7" w14:paraId="4901EA0B" w14:textId="77777777">
        <w:trPr>
          <w:jc w:val="center"/>
        </w:trPr>
        <w:tc>
          <w:tcPr>
            <w:tcW w:w="8915" w:type="dxa"/>
            <w:gridSpan w:val="4"/>
            <w:tcBorders>
              <w:top w:val="single" w:sz="4" w:space="0" w:color="000000"/>
              <w:left w:val="single" w:sz="4" w:space="0" w:color="000000"/>
              <w:bottom w:val="single" w:sz="4" w:space="0" w:color="000000"/>
              <w:right w:val="single" w:sz="4" w:space="0" w:color="000000"/>
            </w:tcBorders>
            <w:vAlign w:val="center"/>
          </w:tcPr>
          <w:p w14:paraId="79EB0A95" w14:textId="77777777" w:rsidR="00CE34D7" w:rsidRDefault="00000000">
            <w:pPr>
              <w:spacing w:before="40" w:after="40" w:line="276" w:lineRule="auto"/>
              <w:jc w:val="both"/>
              <w:rPr>
                <w:rFonts w:ascii="Times New Roman" w:eastAsia="Times New Roman" w:hAnsi="Times New Roman" w:cs="Times New Roman"/>
                <w:b/>
              </w:rPr>
            </w:pPr>
            <w:r>
              <w:rPr>
                <w:rFonts w:ascii="Times New Roman" w:eastAsia="Times New Roman" w:hAnsi="Times New Roman" w:cs="Times New Roman"/>
                <w:b/>
              </w:rPr>
              <w:t>Alternate Course of Action</w:t>
            </w:r>
          </w:p>
        </w:tc>
      </w:tr>
      <w:tr w:rsidR="00CE34D7" w14:paraId="366CF4C8" w14:textId="77777777">
        <w:trPr>
          <w:trHeight w:val="70"/>
          <w:jc w:val="center"/>
        </w:trPr>
        <w:tc>
          <w:tcPr>
            <w:tcW w:w="608" w:type="dxa"/>
            <w:tcBorders>
              <w:top w:val="single" w:sz="4" w:space="0" w:color="000000"/>
              <w:left w:val="single" w:sz="4" w:space="0" w:color="000000"/>
              <w:bottom w:val="single" w:sz="4" w:space="0" w:color="000000"/>
              <w:right w:val="single" w:sz="4" w:space="0" w:color="000000"/>
            </w:tcBorders>
            <w:vAlign w:val="center"/>
          </w:tcPr>
          <w:p w14:paraId="697C81D5" w14:textId="77777777" w:rsidR="00CE34D7" w:rsidRDefault="00000000">
            <w:pPr>
              <w:keepNext/>
              <w:spacing w:before="40" w:line="276" w:lineRule="auto"/>
              <w:jc w:val="both"/>
              <w:rPr>
                <w:rFonts w:ascii="Times New Roman" w:eastAsia="Times New Roman" w:hAnsi="Times New Roman" w:cs="Times New Roman"/>
                <w:b/>
              </w:rPr>
            </w:pPr>
            <w:r>
              <w:rPr>
                <w:rFonts w:ascii="Times New Roman" w:eastAsia="Times New Roman" w:hAnsi="Times New Roman" w:cs="Times New Roman"/>
                <w:b/>
              </w:rPr>
              <w:t>S#</w:t>
            </w:r>
          </w:p>
        </w:tc>
        <w:tc>
          <w:tcPr>
            <w:tcW w:w="4213" w:type="dxa"/>
            <w:gridSpan w:val="2"/>
            <w:tcBorders>
              <w:top w:val="single" w:sz="4" w:space="0" w:color="000000"/>
              <w:left w:val="single" w:sz="4" w:space="0" w:color="000000"/>
              <w:bottom w:val="single" w:sz="4" w:space="0" w:color="000000"/>
              <w:right w:val="single" w:sz="4" w:space="0" w:color="000000"/>
            </w:tcBorders>
            <w:vAlign w:val="center"/>
          </w:tcPr>
          <w:p w14:paraId="688DC069" w14:textId="77777777" w:rsidR="00CE34D7" w:rsidRDefault="00000000">
            <w:pPr>
              <w:keepNext/>
              <w:spacing w:before="40" w:line="276" w:lineRule="auto"/>
              <w:jc w:val="both"/>
              <w:rPr>
                <w:rFonts w:ascii="Times New Roman" w:eastAsia="Times New Roman" w:hAnsi="Times New Roman" w:cs="Times New Roman"/>
                <w:b/>
              </w:rPr>
            </w:pPr>
            <w:r>
              <w:rPr>
                <w:rFonts w:ascii="Times New Roman" w:eastAsia="Times New Roman" w:hAnsi="Times New Roman" w:cs="Times New Roman"/>
                <w:b/>
              </w:rPr>
              <w:t>Actor Action</w:t>
            </w:r>
          </w:p>
        </w:tc>
        <w:tc>
          <w:tcPr>
            <w:tcW w:w="4094" w:type="dxa"/>
            <w:tcBorders>
              <w:top w:val="single" w:sz="4" w:space="0" w:color="000000"/>
              <w:left w:val="single" w:sz="4" w:space="0" w:color="000000"/>
              <w:bottom w:val="single" w:sz="4" w:space="0" w:color="000000"/>
              <w:right w:val="single" w:sz="4" w:space="0" w:color="000000"/>
            </w:tcBorders>
            <w:vAlign w:val="center"/>
          </w:tcPr>
          <w:p w14:paraId="211B7BE6" w14:textId="77777777" w:rsidR="00CE34D7" w:rsidRDefault="00000000">
            <w:pPr>
              <w:keepNext/>
              <w:spacing w:before="40" w:line="276" w:lineRule="auto"/>
              <w:jc w:val="both"/>
              <w:rPr>
                <w:rFonts w:ascii="Times New Roman" w:eastAsia="Times New Roman" w:hAnsi="Times New Roman" w:cs="Times New Roman"/>
                <w:b/>
              </w:rPr>
            </w:pPr>
            <w:r>
              <w:rPr>
                <w:rFonts w:ascii="Times New Roman" w:eastAsia="Times New Roman" w:hAnsi="Times New Roman" w:cs="Times New Roman"/>
                <w:b/>
              </w:rPr>
              <w:t>System Response</w:t>
            </w:r>
          </w:p>
        </w:tc>
      </w:tr>
      <w:tr w:rsidR="00CE34D7" w14:paraId="1E37DDF7" w14:textId="77777777">
        <w:trPr>
          <w:jc w:val="center"/>
        </w:trPr>
        <w:tc>
          <w:tcPr>
            <w:tcW w:w="608" w:type="dxa"/>
            <w:tcBorders>
              <w:top w:val="single" w:sz="4" w:space="0" w:color="000000"/>
              <w:left w:val="single" w:sz="4" w:space="0" w:color="000000"/>
              <w:bottom w:val="single" w:sz="4" w:space="0" w:color="000000"/>
              <w:right w:val="single" w:sz="4" w:space="0" w:color="000000"/>
            </w:tcBorders>
            <w:vAlign w:val="center"/>
          </w:tcPr>
          <w:p w14:paraId="0CF7686A" w14:textId="77777777" w:rsidR="00CE34D7" w:rsidRDefault="00000000">
            <w:pPr>
              <w:spacing w:before="40" w:line="276" w:lineRule="auto"/>
              <w:jc w:val="both"/>
              <w:rPr>
                <w:rFonts w:ascii="Times New Roman" w:eastAsia="Times New Roman" w:hAnsi="Times New Roman" w:cs="Times New Roman"/>
                <w:b/>
              </w:rPr>
            </w:pPr>
            <w:r>
              <w:rPr>
                <w:rFonts w:ascii="Times New Roman" w:eastAsia="Times New Roman" w:hAnsi="Times New Roman" w:cs="Times New Roman"/>
                <w:b/>
              </w:rPr>
              <w:t>1</w:t>
            </w:r>
          </w:p>
        </w:tc>
        <w:tc>
          <w:tcPr>
            <w:tcW w:w="4213" w:type="dxa"/>
            <w:gridSpan w:val="2"/>
            <w:tcBorders>
              <w:top w:val="single" w:sz="4" w:space="0" w:color="000000"/>
              <w:left w:val="single" w:sz="4" w:space="0" w:color="000000"/>
              <w:bottom w:val="single" w:sz="4" w:space="0" w:color="000000"/>
              <w:right w:val="single" w:sz="4" w:space="0" w:color="000000"/>
            </w:tcBorders>
            <w:vAlign w:val="center"/>
          </w:tcPr>
          <w:p w14:paraId="0A6D5020" w14:textId="77777777" w:rsidR="00CE34D7" w:rsidRDefault="00000000">
            <w:pPr>
              <w:spacing w:before="40" w:after="40" w:line="276" w:lineRule="auto"/>
              <w:jc w:val="both"/>
              <w:rPr>
                <w:rFonts w:ascii="Times New Roman" w:eastAsia="Times New Roman" w:hAnsi="Times New Roman" w:cs="Times New Roman"/>
              </w:rPr>
            </w:pPr>
            <w:r>
              <w:rPr>
                <w:rFonts w:ascii="Times New Roman" w:eastAsia="Times New Roman" w:hAnsi="Times New Roman" w:cs="Times New Roman"/>
              </w:rPr>
              <w:t>User requests report for empty period</w:t>
            </w:r>
          </w:p>
        </w:tc>
        <w:tc>
          <w:tcPr>
            <w:tcW w:w="4094" w:type="dxa"/>
            <w:tcBorders>
              <w:top w:val="single" w:sz="4" w:space="0" w:color="000000"/>
              <w:left w:val="single" w:sz="4" w:space="0" w:color="000000"/>
              <w:bottom w:val="single" w:sz="4" w:space="0" w:color="000000"/>
              <w:right w:val="single" w:sz="4" w:space="0" w:color="000000"/>
            </w:tcBorders>
            <w:vAlign w:val="center"/>
          </w:tcPr>
          <w:p w14:paraId="1EA79625" w14:textId="77777777" w:rsidR="00CE34D7" w:rsidRDefault="00000000">
            <w:pPr>
              <w:spacing w:before="40" w:after="40" w:line="276" w:lineRule="auto"/>
              <w:jc w:val="both"/>
              <w:rPr>
                <w:rFonts w:ascii="Times New Roman" w:eastAsia="Times New Roman" w:hAnsi="Times New Roman" w:cs="Times New Roman"/>
              </w:rPr>
            </w:pPr>
            <w:r>
              <w:rPr>
                <w:rFonts w:ascii="Times New Roman" w:eastAsia="Times New Roman" w:hAnsi="Times New Roman" w:cs="Times New Roman"/>
              </w:rPr>
              <w:t>Application informs no data available.</w:t>
            </w:r>
          </w:p>
        </w:tc>
      </w:tr>
      <w:tr w:rsidR="00CE34D7" w14:paraId="3ECB1948" w14:textId="77777777">
        <w:trPr>
          <w:jc w:val="center"/>
        </w:trPr>
        <w:tc>
          <w:tcPr>
            <w:tcW w:w="608" w:type="dxa"/>
            <w:tcBorders>
              <w:top w:val="single" w:sz="4" w:space="0" w:color="000000"/>
              <w:left w:val="single" w:sz="4" w:space="0" w:color="000000"/>
              <w:bottom w:val="single" w:sz="4" w:space="0" w:color="000000"/>
              <w:right w:val="single" w:sz="4" w:space="0" w:color="000000"/>
            </w:tcBorders>
            <w:vAlign w:val="center"/>
          </w:tcPr>
          <w:p w14:paraId="604AFC02" w14:textId="77777777" w:rsidR="00CE34D7" w:rsidRDefault="00000000">
            <w:pPr>
              <w:spacing w:before="40" w:line="276" w:lineRule="auto"/>
              <w:jc w:val="both"/>
              <w:rPr>
                <w:rFonts w:ascii="Times New Roman" w:eastAsia="Times New Roman" w:hAnsi="Times New Roman" w:cs="Times New Roman"/>
                <w:b/>
              </w:rPr>
            </w:pPr>
            <w:r>
              <w:rPr>
                <w:rFonts w:ascii="Times New Roman" w:eastAsia="Times New Roman" w:hAnsi="Times New Roman" w:cs="Times New Roman"/>
                <w:b/>
              </w:rPr>
              <w:t>2</w:t>
            </w:r>
          </w:p>
        </w:tc>
        <w:tc>
          <w:tcPr>
            <w:tcW w:w="4213" w:type="dxa"/>
            <w:gridSpan w:val="2"/>
            <w:tcBorders>
              <w:top w:val="single" w:sz="4" w:space="0" w:color="000000"/>
              <w:left w:val="single" w:sz="4" w:space="0" w:color="000000"/>
              <w:bottom w:val="single" w:sz="4" w:space="0" w:color="000000"/>
              <w:right w:val="single" w:sz="4" w:space="0" w:color="000000"/>
            </w:tcBorders>
            <w:vAlign w:val="center"/>
          </w:tcPr>
          <w:p w14:paraId="37B2CA2B" w14:textId="77777777" w:rsidR="00CE34D7" w:rsidRDefault="00000000">
            <w:pPr>
              <w:spacing w:before="40" w:after="40" w:line="276" w:lineRule="auto"/>
              <w:jc w:val="both"/>
              <w:rPr>
                <w:rFonts w:ascii="Times New Roman" w:eastAsia="Times New Roman" w:hAnsi="Times New Roman" w:cs="Times New Roman"/>
              </w:rPr>
            </w:pPr>
            <w:r>
              <w:rPr>
                <w:rFonts w:ascii="Times New Roman" w:eastAsia="Times New Roman" w:hAnsi="Times New Roman" w:cs="Times New Roman"/>
              </w:rPr>
              <w:t>User selects unsupported format</w:t>
            </w:r>
          </w:p>
        </w:tc>
        <w:tc>
          <w:tcPr>
            <w:tcW w:w="4094" w:type="dxa"/>
            <w:tcBorders>
              <w:top w:val="single" w:sz="4" w:space="0" w:color="000000"/>
              <w:left w:val="single" w:sz="4" w:space="0" w:color="000000"/>
              <w:bottom w:val="single" w:sz="4" w:space="0" w:color="000000"/>
              <w:right w:val="single" w:sz="4" w:space="0" w:color="000000"/>
            </w:tcBorders>
            <w:vAlign w:val="center"/>
          </w:tcPr>
          <w:p w14:paraId="6102AD9C" w14:textId="77777777" w:rsidR="00CE34D7" w:rsidRDefault="00000000">
            <w:pPr>
              <w:spacing w:before="40" w:after="40" w:line="276" w:lineRule="auto"/>
              <w:jc w:val="both"/>
              <w:rPr>
                <w:rFonts w:ascii="Times New Roman" w:eastAsia="Times New Roman" w:hAnsi="Times New Roman" w:cs="Times New Roman"/>
              </w:rPr>
            </w:pPr>
            <w:r>
              <w:rPr>
                <w:rFonts w:ascii="Times New Roman" w:eastAsia="Times New Roman" w:hAnsi="Times New Roman" w:cs="Times New Roman"/>
              </w:rPr>
              <w:t>Application prompts user to select a supported format</w:t>
            </w:r>
          </w:p>
        </w:tc>
      </w:tr>
    </w:tbl>
    <w:p w14:paraId="1095B04F" w14:textId="77777777" w:rsidR="00CE34D7" w:rsidRDefault="00000000">
      <w:pPr>
        <w:pBdr>
          <w:top w:val="nil"/>
          <w:left w:val="nil"/>
          <w:bottom w:val="nil"/>
          <w:right w:val="nil"/>
          <w:between w:val="nil"/>
        </w:pBdr>
        <w:jc w:val="center"/>
        <w:rPr>
          <w:rFonts w:ascii="Arial" w:eastAsia="Arial" w:hAnsi="Arial" w:cs="Arial"/>
          <w:b/>
          <w:color w:val="000000"/>
        </w:rPr>
      </w:pPr>
      <w:r>
        <w:rPr>
          <w:rFonts w:ascii="Arial" w:eastAsia="Arial" w:hAnsi="Arial" w:cs="Arial"/>
          <w:b/>
          <w:color w:val="000000"/>
        </w:rPr>
        <w:t>Table 4: UC-4</w:t>
      </w:r>
    </w:p>
    <w:p w14:paraId="59996F4F" w14:textId="77777777" w:rsidR="00CE34D7" w:rsidRDefault="00CE34D7"/>
    <w:p w14:paraId="6E5014C5" w14:textId="77777777" w:rsidR="00CE34D7" w:rsidRDefault="00000000">
      <w:pPr>
        <w:pStyle w:val="Heading2"/>
      </w:pPr>
      <w:bookmarkStart w:id="33" w:name="_49x2ik5" w:colFirst="0" w:colLast="0"/>
      <w:bookmarkEnd w:id="33"/>
      <w:r>
        <w:t xml:space="preserve"> Requirements Analysis and Modeling</w:t>
      </w:r>
    </w:p>
    <w:p w14:paraId="1139B910" w14:textId="77777777" w:rsidR="00CE34D7" w:rsidRDefault="00000000">
      <w:pPr>
        <w:spacing w:line="276" w:lineRule="auto"/>
        <w:rPr>
          <w:b/>
          <w:u w:val="single"/>
        </w:rPr>
      </w:pPr>
      <w:r>
        <w:rPr>
          <w:b/>
          <w:u w:val="single"/>
        </w:rPr>
        <w:t xml:space="preserve">1. Requirements Gathering: </w:t>
      </w:r>
    </w:p>
    <w:p w14:paraId="6E7D5913" w14:textId="77777777" w:rsidR="00CE34D7" w:rsidRDefault="00000000">
      <w:pPr>
        <w:numPr>
          <w:ilvl w:val="0"/>
          <w:numId w:val="20"/>
        </w:numPr>
        <w:pBdr>
          <w:top w:val="nil"/>
          <w:left w:val="nil"/>
          <w:bottom w:val="nil"/>
          <w:right w:val="nil"/>
          <w:between w:val="nil"/>
        </w:pBdr>
        <w:spacing w:line="276" w:lineRule="auto"/>
        <w:jc w:val="both"/>
        <w:rPr>
          <w:b/>
          <w:color w:val="000000"/>
          <w:u w:val="single"/>
        </w:rPr>
      </w:pPr>
      <w:r>
        <w:rPr>
          <w:b/>
          <w:color w:val="000000"/>
        </w:rPr>
        <w:t>Stakeholder Interviews:</w:t>
      </w:r>
      <w:r>
        <w:rPr>
          <w:color w:val="000000"/>
        </w:rPr>
        <w:t xml:space="preserve"> Engage with stakeholders such as users, product owners, and domain experts to understand their needs and expectations.</w:t>
      </w:r>
    </w:p>
    <w:p w14:paraId="59CF2BEE" w14:textId="77777777" w:rsidR="00CE34D7" w:rsidRDefault="00000000">
      <w:pPr>
        <w:numPr>
          <w:ilvl w:val="0"/>
          <w:numId w:val="20"/>
        </w:numPr>
        <w:pBdr>
          <w:top w:val="nil"/>
          <w:left w:val="nil"/>
          <w:bottom w:val="nil"/>
          <w:right w:val="nil"/>
          <w:between w:val="nil"/>
        </w:pBdr>
        <w:spacing w:line="276" w:lineRule="auto"/>
        <w:jc w:val="both"/>
      </w:pPr>
      <w:r>
        <w:rPr>
          <w:b/>
          <w:color w:val="000000"/>
        </w:rPr>
        <w:t>Surveys and Questionnaires:</w:t>
      </w:r>
      <w:r>
        <w:rPr>
          <w:color w:val="000000"/>
        </w:rPr>
        <w:t xml:space="preserve"> Collect feedback from a broader audience to capture diverse perspectives.</w:t>
      </w:r>
    </w:p>
    <w:p w14:paraId="7BD53761" w14:textId="77777777" w:rsidR="00CE34D7" w:rsidRDefault="00000000">
      <w:pPr>
        <w:numPr>
          <w:ilvl w:val="0"/>
          <w:numId w:val="20"/>
        </w:numPr>
        <w:pBdr>
          <w:top w:val="nil"/>
          <w:left w:val="nil"/>
          <w:bottom w:val="nil"/>
          <w:right w:val="nil"/>
          <w:between w:val="nil"/>
        </w:pBdr>
        <w:spacing w:line="276" w:lineRule="auto"/>
        <w:jc w:val="both"/>
      </w:pPr>
      <w:r>
        <w:rPr>
          <w:b/>
          <w:color w:val="000000"/>
        </w:rPr>
        <w:t>Review Existing Documentation:</w:t>
      </w:r>
      <w:r>
        <w:rPr>
          <w:color w:val="000000"/>
        </w:rPr>
        <w:t xml:space="preserve"> Analyze any existing documents, such as project proposals or user feedback reports, to gather insights.</w:t>
      </w:r>
    </w:p>
    <w:p w14:paraId="3DBA6FFC" w14:textId="77777777" w:rsidR="00CE34D7" w:rsidRDefault="00000000">
      <w:pPr>
        <w:spacing w:line="276" w:lineRule="auto"/>
        <w:rPr>
          <w:b/>
          <w:u w:val="single"/>
        </w:rPr>
      </w:pPr>
      <w:r>
        <w:rPr>
          <w:b/>
          <w:u w:val="single"/>
        </w:rPr>
        <w:t>2. Requirements Documentation:</w:t>
      </w:r>
    </w:p>
    <w:p w14:paraId="3466F82E" w14:textId="77777777" w:rsidR="00CE34D7" w:rsidRDefault="00000000">
      <w:pPr>
        <w:numPr>
          <w:ilvl w:val="0"/>
          <w:numId w:val="21"/>
        </w:numPr>
        <w:pBdr>
          <w:top w:val="nil"/>
          <w:left w:val="nil"/>
          <w:bottom w:val="nil"/>
          <w:right w:val="nil"/>
          <w:between w:val="nil"/>
        </w:pBdr>
        <w:spacing w:line="276" w:lineRule="auto"/>
        <w:jc w:val="both"/>
      </w:pPr>
      <w:r>
        <w:rPr>
          <w:b/>
          <w:color w:val="000000"/>
        </w:rPr>
        <w:t>Functional Requirements:</w:t>
      </w:r>
      <w:r>
        <w:rPr>
          <w:color w:val="000000"/>
        </w:rPr>
        <w:t xml:space="preserve"> Document the specific functionalities the system must provide, such as recording expenses, generating reports, and setting spending limits.</w:t>
      </w:r>
    </w:p>
    <w:p w14:paraId="6D4BCA2F" w14:textId="77777777" w:rsidR="00CE34D7" w:rsidRDefault="00000000">
      <w:pPr>
        <w:numPr>
          <w:ilvl w:val="0"/>
          <w:numId w:val="21"/>
        </w:numPr>
        <w:pBdr>
          <w:top w:val="nil"/>
          <w:left w:val="nil"/>
          <w:bottom w:val="nil"/>
          <w:right w:val="nil"/>
          <w:between w:val="nil"/>
        </w:pBdr>
        <w:spacing w:line="276" w:lineRule="auto"/>
        <w:jc w:val="both"/>
      </w:pPr>
      <w:r>
        <w:rPr>
          <w:b/>
          <w:color w:val="000000"/>
        </w:rPr>
        <w:t>Non-Functional Requirements:</w:t>
      </w:r>
      <w:r>
        <w:rPr>
          <w:color w:val="000000"/>
        </w:rPr>
        <w:t xml:space="preserve"> Specify constraints or quality attributes of the system, including performance, security, usability, and scalability.</w:t>
      </w:r>
    </w:p>
    <w:p w14:paraId="0F98663D" w14:textId="77777777" w:rsidR="00CE34D7" w:rsidRDefault="00000000">
      <w:pPr>
        <w:numPr>
          <w:ilvl w:val="0"/>
          <w:numId w:val="21"/>
        </w:numPr>
        <w:pBdr>
          <w:top w:val="nil"/>
          <w:left w:val="nil"/>
          <w:bottom w:val="nil"/>
          <w:right w:val="nil"/>
          <w:between w:val="nil"/>
        </w:pBdr>
        <w:spacing w:line="276" w:lineRule="auto"/>
        <w:jc w:val="both"/>
      </w:pPr>
      <w:r>
        <w:rPr>
          <w:b/>
          <w:color w:val="000000"/>
        </w:rPr>
        <w:t>Use Cases:</w:t>
      </w:r>
      <w:r>
        <w:rPr>
          <w:color w:val="000000"/>
        </w:rPr>
        <w:t xml:space="preserve"> Define the interactions between users and the system, detailing scenarios of how users will accomplish tasks.</w:t>
      </w:r>
    </w:p>
    <w:p w14:paraId="6496DAB2" w14:textId="77777777" w:rsidR="00CE34D7" w:rsidRDefault="00000000">
      <w:pPr>
        <w:numPr>
          <w:ilvl w:val="0"/>
          <w:numId w:val="21"/>
        </w:numPr>
        <w:pBdr>
          <w:top w:val="nil"/>
          <w:left w:val="nil"/>
          <w:bottom w:val="nil"/>
          <w:right w:val="nil"/>
          <w:between w:val="nil"/>
        </w:pBdr>
        <w:spacing w:line="276" w:lineRule="auto"/>
        <w:jc w:val="both"/>
      </w:pPr>
      <w:r>
        <w:rPr>
          <w:b/>
          <w:color w:val="000000"/>
        </w:rPr>
        <w:lastRenderedPageBreak/>
        <w:t>User Stories:</w:t>
      </w:r>
      <w:r>
        <w:rPr>
          <w:color w:val="000000"/>
        </w:rPr>
        <w:t xml:space="preserve"> Describe system features from the perspective of an end user to ensure a user-centric approach.</w:t>
      </w:r>
    </w:p>
    <w:p w14:paraId="0A50C2C6" w14:textId="77777777" w:rsidR="00CE34D7" w:rsidRDefault="00000000">
      <w:pPr>
        <w:numPr>
          <w:ilvl w:val="0"/>
          <w:numId w:val="21"/>
        </w:numPr>
        <w:pBdr>
          <w:top w:val="nil"/>
          <w:left w:val="nil"/>
          <w:bottom w:val="nil"/>
          <w:right w:val="nil"/>
          <w:between w:val="nil"/>
        </w:pBdr>
        <w:spacing w:line="276" w:lineRule="auto"/>
        <w:jc w:val="both"/>
      </w:pPr>
      <w:r>
        <w:rPr>
          <w:b/>
          <w:color w:val="000000"/>
        </w:rPr>
        <w:t>Requirements Traceability Matrix:</w:t>
      </w:r>
      <w:r>
        <w:rPr>
          <w:color w:val="000000"/>
        </w:rPr>
        <w:t xml:space="preserve"> Establish links between requirements, use cases, and test cases to ensure comprehensive coverage.</w:t>
      </w:r>
    </w:p>
    <w:p w14:paraId="574CCCD1" w14:textId="77777777" w:rsidR="00CE34D7" w:rsidRDefault="00000000">
      <w:pPr>
        <w:spacing w:line="276" w:lineRule="auto"/>
        <w:rPr>
          <w:b/>
          <w:u w:val="single"/>
        </w:rPr>
      </w:pPr>
      <w:r>
        <w:rPr>
          <w:b/>
          <w:u w:val="single"/>
        </w:rPr>
        <w:t>3. Requirements Analysis:</w:t>
      </w:r>
    </w:p>
    <w:p w14:paraId="385A522E" w14:textId="77777777" w:rsidR="00CE34D7" w:rsidRDefault="00000000">
      <w:pPr>
        <w:numPr>
          <w:ilvl w:val="0"/>
          <w:numId w:val="24"/>
        </w:numPr>
        <w:pBdr>
          <w:top w:val="nil"/>
          <w:left w:val="nil"/>
          <w:bottom w:val="nil"/>
          <w:right w:val="nil"/>
          <w:between w:val="nil"/>
        </w:pBdr>
        <w:spacing w:line="276" w:lineRule="auto"/>
        <w:jc w:val="both"/>
      </w:pPr>
      <w:r>
        <w:rPr>
          <w:b/>
          <w:color w:val="000000"/>
        </w:rPr>
        <w:t>Prioritization:</w:t>
      </w:r>
      <w:r>
        <w:rPr>
          <w:color w:val="000000"/>
        </w:rPr>
        <w:t xml:space="preserve"> Evaluate and prioritize requirements based on their importance and impact on the overall system functionality.</w:t>
      </w:r>
    </w:p>
    <w:p w14:paraId="7C0F89E5" w14:textId="77777777" w:rsidR="00CE34D7" w:rsidRDefault="00000000">
      <w:pPr>
        <w:numPr>
          <w:ilvl w:val="0"/>
          <w:numId w:val="24"/>
        </w:numPr>
        <w:pBdr>
          <w:top w:val="nil"/>
          <w:left w:val="nil"/>
          <w:bottom w:val="nil"/>
          <w:right w:val="nil"/>
          <w:between w:val="nil"/>
        </w:pBdr>
        <w:spacing w:line="276" w:lineRule="auto"/>
        <w:jc w:val="both"/>
      </w:pPr>
      <w:r>
        <w:rPr>
          <w:b/>
          <w:color w:val="000000"/>
        </w:rPr>
        <w:t>Feasibility Study</w:t>
      </w:r>
      <w:r>
        <w:rPr>
          <w:color w:val="000000"/>
        </w:rPr>
        <w:t>: Assess the technical, economic, and operational feasibility of implementing each requirement.</w:t>
      </w:r>
    </w:p>
    <w:p w14:paraId="7B2A1890" w14:textId="77777777" w:rsidR="00CE34D7" w:rsidRDefault="00000000">
      <w:pPr>
        <w:numPr>
          <w:ilvl w:val="0"/>
          <w:numId w:val="24"/>
        </w:numPr>
        <w:pBdr>
          <w:top w:val="nil"/>
          <w:left w:val="nil"/>
          <w:bottom w:val="nil"/>
          <w:right w:val="nil"/>
          <w:between w:val="nil"/>
        </w:pBdr>
        <w:spacing w:line="276" w:lineRule="auto"/>
        <w:jc w:val="both"/>
      </w:pPr>
      <w:r>
        <w:rPr>
          <w:b/>
          <w:color w:val="000000"/>
        </w:rPr>
        <w:t>Requirement Validation:</w:t>
      </w:r>
      <w:r>
        <w:rPr>
          <w:color w:val="000000"/>
        </w:rPr>
        <w:t xml:space="preserve"> Verify the accuracy, completeness, and consistency of requirements through reviews, walkthroughs, and prototyping.</w:t>
      </w:r>
    </w:p>
    <w:p w14:paraId="18FD4E9E" w14:textId="77777777" w:rsidR="00CE34D7" w:rsidRDefault="00000000">
      <w:pPr>
        <w:numPr>
          <w:ilvl w:val="0"/>
          <w:numId w:val="24"/>
        </w:numPr>
        <w:pBdr>
          <w:top w:val="nil"/>
          <w:left w:val="nil"/>
          <w:bottom w:val="nil"/>
          <w:right w:val="nil"/>
          <w:between w:val="nil"/>
        </w:pBdr>
        <w:spacing w:line="276" w:lineRule="auto"/>
        <w:jc w:val="both"/>
      </w:pPr>
      <w:r>
        <w:rPr>
          <w:b/>
          <w:color w:val="000000"/>
        </w:rPr>
        <w:t>Risk Analysis:</w:t>
      </w:r>
      <w:r>
        <w:rPr>
          <w:color w:val="000000"/>
        </w:rPr>
        <w:t xml:space="preserve"> Identify potential risks associated with each requirement and develop mitigation strategies.</w:t>
      </w:r>
    </w:p>
    <w:p w14:paraId="48BDB214" w14:textId="77777777" w:rsidR="00CE34D7" w:rsidRDefault="00000000">
      <w:pPr>
        <w:spacing w:line="276" w:lineRule="auto"/>
      </w:pPr>
      <w:r>
        <w:rPr>
          <w:b/>
          <w:u w:val="single"/>
        </w:rPr>
        <w:t>4. Requirements Modeling</w:t>
      </w:r>
      <w:r>
        <w:t>:</w:t>
      </w:r>
    </w:p>
    <w:p w14:paraId="30658953" w14:textId="77777777" w:rsidR="00CE34D7" w:rsidRDefault="00000000">
      <w:pPr>
        <w:numPr>
          <w:ilvl w:val="0"/>
          <w:numId w:val="25"/>
        </w:numPr>
        <w:pBdr>
          <w:top w:val="nil"/>
          <w:left w:val="nil"/>
          <w:bottom w:val="nil"/>
          <w:right w:val="nil"/>
          <w:between w:val="nil"/>
        </w:pBdr>
        <w:spacing w:line="276" w:lineRule="auto"/>
        <w:jc w:val="both"/>
      </w:pPr>
      <w:r>
        <w:rPr>
          <w:b/>
          <w:color w:val="000000"/>
        </w:rPr>
        <w:t>Use Case Diagrams:</w:t>
      </w:r>
      <w:r>
        <w:rPr>
          <w:color w:val="000000"/>
        </w:rPr>
        <w:t xml:space="preserve"> Illustrate the interactions between users and the system, highlighting key functionalities and actors involved.</w:t>
      </w:r>
    </w:p>
    <w:p w14:paraId="425209BF" w14:textId="77777777" w:rsidR="00CE34D7" w:rsidRDefault="00CE34D7">
      <w:pPr>
        <w:pBdr>
          <w:top w:val="nil"/>
          <w:left w:val="nil"/>
          <w:bottom w:val="nil"/>
          <w:right w:val="nil"/>
          <w:between w:val="nil"/>
        </w:pBdr>
        <w:spacing w:line="276" w:lineRule="auto"/>
        <w:ind w:left="720"/>
        <w:jc w:val="center"/>
        <w:rPr>
          <w:color w:val="000000"/>
        </w:rPr>
      </w:pPr>
    </w:p>
    <w:p w14:paraId="604CC0FF" w14:textId="77777777" w:rsidR="00CE34D7" w:rsidRDefault="00CE34D7">
      <w:pPr>
        <w:pBdr>
          <w:top w:val="nil"/>
          <w:left w:val="nil"/>
          <w:bottom w:val="nil"/>
          <w:right w:val="nil"/>
          <w:between w:val="nil"/>
        </w:pBdr>
        <w:spacing w:line="276" w:lineRule="auto"/>
        <w:ind w:left="720"/>
        <w:jc w:val="center"/>
        <w:rPr>
          <w:color w:val="000000"/>
        </w:rPr>
      </w:pPr>
    </w:p>
    <w:p w14:paraId="7B94E3F4" w14:textId="77777777" w:rsidR="00CE34D7" w:rsidRDefault="00000000">
      <w:pPr>
        <w:pBdr>
          <w:top w:val="nil"/>
          <w:left w:val="nil"/>
          <w:bottom w:val="nil"/>
          <w:right w:val="nil"/>
          <w:between w:val="nil"/>
        </w:pBdr>
        <w:spacing w:line="276" w:lineRule="auto"/>
        <w:ind w:left="720"/>
        <w:jc w:val="center"/>
        <w:rPr>
          <w:color w:val="000000"/>
        </w:rPr>
      </w:pPr>
      <w:r>
        <w:rPr>
          <w:noProof/>
          <w:color w:val="000000"/>
        </w:rPr>
        <w:drawing>
          <wp:inline distT="0" distB="0" distL="0" distR="0" wp14:anchorId="677585D9" wp14:editId="229CBC7C">
            <wp:extent cx="2943411" cy="2789279"/>
            <wp:effectExtent l="0" t="0" r="0" b="0"/>
            <wp:docPr id="11"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5"/>
                    <a:srcRect r="8414" b="18508"/>
                    <a:stretch>
                      <a:fillRect/>
                    </a:stretch>
                  </pic:blipFill>
                  <pic:spPr>
                    <a:xfrm>
                      <a:off x="0" y="0"/>
                      <a:ext cx="2943411" cy="2789279"/>
                    </a:xfrm>
                    <a:prstGeom prst="rect">
                      <a:avLst/>
                    </a:prstGeom>
                    <a:ln/>
                  </pic:spPr>
                </pic:pic>
              </a:graphicData>
            </a:graphic>
          </wp:inline>
        </w:drawing>
      </w:r>
    </w:p>
    <w:p w14:paraId="19FA085F" w14:textId="77777777" w:rsidR="00CE34D7" w:rsidRDefault="00000000">
      <w:pPr>
        <w:numPr>
          <w:ilvl w:val="0"/>
          <w:numId w:val="25"/>
        </w:numPr>
        <w:pBdr>
          <w:top w:val="nil"/>
          <w:left w:val="nil"/>
          <w:bottom w:val="nil"/>
          <w:right w:val="nil"/>
          <w:between w:val="nil"/>
        </w:pBdr>
        <w:spacing w:line="276" w:lineRule="auto"/>
        <w:jc w:val="both"/>
      </w:pPr>
      <w:r>
        <w:rPr>
          <w:b/>
          <w:color w:val="000000"/>
        </w:rPr>
        <w:t>Activity Diagrams:</w:t>
      </w:r>
      <w:r>
        <w:rPr>
          <w:color w:val="000000"/>
        </w:rPr>
        <w:t xml:space="preserve"> Model the flow of activities or processes within the system to understand how users navigate through various tasks.</w:t>
      </w:r>
    </w:p>
    <w:p w14:paraId="281FDA63" w14:textId="77777777" w:rsidR="00CE34D7" w:rsidRDefault="00000000">
      <w:pPr>
        <w:pBdr>
          <w:top w:val="nil"/>
          <w:left w:val="nil"/>
          <w:bottom w:val="nil"/>
          <w:right w:val="nil"/>
          <w:between w:val="nil"/>
        </w:pBdr>
        <w:spacing w:line="276" w:lineRule="auto"/>
        <w:ind w:left="720"/>
        <w:jc w:val="center"/>
        <w:rPr>
          <w:color w:val="000000"/>
        </w:rPr>
      </w:pPr>
      <w:r>
        <w:rPr>
          <w:noProof/>
          <w:color w:val="000000"/>
        </w:rPr>
        <w:lastRenderedPageBreak/>
        <w:drawing>
          <wp:inline distT="0" distB="0" distL="0" distR="0" wp14:anchorId="71F7B50A" wp14:editId="46E93239">
            <wp:extent cx="2835540" cy="3296188"/>
            <wp:effectExtent l="0" t="0" r="0" b="0"/>
            <wp:docPr id="10"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6"/>
                    <a:srcRect/>
                    <a:stretch>
                      <a:fillRect/>
                    </a:stretch>
                  </pic:blipFill>
                  <pic:spPr>
                    <a:xfrm>
                      <a:off x="0" y="0"/>
                      <a:ext cx="2835540" cy="3296188"/>
                    </a:xfrm>
                    <a:prstGeom prst="rect">
                      <a:avLst/>
                    </a:prstGeom>
                    <a:ln/>
                  </pic:spPr>
                </pic:pic>
              </a:graphicData>
            </a:graphic>
          </wp:inline>
        </w:drawing>
      </w:r>
    </w:p>
    <w:p w14:paraId="6909D271" w14:textId="77777777" w:rsidR="00CE34D7" w:rsidRDefault="00CE34D7">
      <w:pPr>
        <w:pBdr>
          <w:top w:val="nil"/>
          <w:left w:val="nil"/>
          <w:bottom w:val="nil"/>
          <w:right w:val="nil"/>
          <w:between w:val="nil"/>
        </w:pBdr>
        <w:spacing w:line="276" w:lineRule="auto"/>
        <w:ind w:left="720"/>
        <w:jc w:val="center"/>
        <w:rPr>
          <w:color w:val="000000"/>
        </w:rPr>
      </w:pPr>
    </w:p>
    <w:p w14:paraId="38DB2805" w14:textId="77777777" w:rsidR="00CE34D7" w:rsidRDefault="00000000">
      <w:pPr>
        <w:numPr>
          <w:ilvl w:val="0"/>
          <w:numId w:val="25"/>
        </w:numPr>
        <w:pBdr>
          <w:top w:val="nil"/>
          <w:left w:val="nil"/>
          <w:bottom w:val="nil"/>
          <w:right w:val="nil"/>
          <w:between w:val="nil"/>
        </w:pBdr>
        <w:spacing w:line="276" w:lineRule="auto"/>
        <w:jc w:val="both"/>
      </w:pPr>
      <w:r>
        <w:rPr>
          <w:b/>
          <w:color w:val="000000"/>
        </w:rPr>
        <w:t>Sequence Diagrams:</w:t>
      </w:r>
      <w:r>
        <w:rPr>
          <w:color w:val="000000"/>
        </w:rPr>
        <w:t xml:space="preserve"> Visualize the sequence of interactions between system components or actors to depict the dynamic behavior of the system.</w:t>
      </w:r>
    </w:p>
    <w:p w14:paraId="4A9B2208" w14:textId="77777777" w:rsidR="00CE34D7" w:rsidRDefault="00000000">
      <w:pPr>
        <w:pBdr>
          <w:top w:val="nil"/>
          <w:left w:val="nil"/>
          <w:bottom w:val="nil"/>
          <w:right w:val="nil"/>
          <w:between w:val="nil"/>
        </w:pBdr>
        <w:spacing w:line="276" w:lineRule="auto"/>
        <w:ind w:left="720"/>
        <w:jc w:val="center"/>
        <w:rPr>
          <w:color w:val="000000"/>
        </w:rPr>
      </w:pPr>
      <w:r>
        <w:rPr>
          <w:noProof/>
          <w:color w:val="000000"/>
        </w:rPr>
        <w:drawing>
          <wp:inline distT="0" distB="0" distL="0" distR="0" wp14:anchorId="7B389CA1" wp14:editId="45DDCA38">
            <wp:extent cx="3099543" cy="3507966"/>
            <wp:effectExtent l="0" t="0" r="0" b="0"/>
            <wp:docPr id="13"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7"/>
                    <a:srcRect/>
                    <a:stretch>
                      <a:fillRect/>
                    </a:stretch>
                  </pic:blipFill>
                  <pic:spPr>
                    <a:xfrm>
                      <a:off x="0" y="0"/>
                      <a:ext cx="3099543" cy="3507966"/>
                    </a:xfrm>
                    <a:prstGeom prst="rect">
                      <a:avLst/>
                    </a:prstGeom>
                    <a:ln/>
                  </pic:spPr>
                </pic:pic>
              </a:graphicData>
            </a:graphic>
          </wp:inline>
        </w:drawing>
      </w:r>
    </w:p>
    <w:p w14:paraId="3C755B0F" w14:textId="77777777" w:rsidR="00CE34D7" w:rsidRDefault="00000000">
      <w:pPr>
        <w:numPr>
          <w:ilvl w:val="0"/>
          <w:numId w:val="25"/>
        </w:numPr>
        <w:pBdr>
          <w:top w:val="nil"/>
          <w:left w:val="nil"/>
          <w:bottom w:val="nil"/>
          <w:right w:val="nil"/>
          <w:between w:val="nil"/>
        </w:pBdr>
        <w:spacing w:line="276" w:lineRule="auto"/>
        <w:jc w:val="both"/>
      </w:pPr>
      <w:r>
        <w:rPr>
          <w:b/>
          <w:color w:val="000000"/>
        </w:rPr>
        <w:t>Entity-Relationship Diagrams</w:t>
      </w:r>
      <w:r>
        <w:rPr>
          <w:color w:val="000000"/>
        </w:rPr>
        <w:t>: Define the relationships between different data entities within</w:t>
      </w:r>
    </w:p>
    <w:p w14:paraId="7D33133B" w14:textId="77777777" w:rsidR="00CE34D7" w:rsidRDefault="00000000">
      <w:pPr>
        <w:pBdr>
          <w:top w:val="nil"/>
          <w:left w:val="nil"/>
          <w:bottom w:val="nil"/>
          <w:right w:val="nil"/>
          <w:between w:val="nil"/>
        </w:pBdr>
        <w:spacing w:line="276" w:lineRule="auto"/>
        <w:ind w:left="720"/>
        <w:rPr>
          <w:color w:val="000000"/>
        </w:rPr>
      </w:pPr>
      <w:r>
        <w:rPr>
          <w:noProof/>
          <w:color w:val="000000"/>
        </w:rPr>
        <w:lastRenderedPageBreak/>
        <w:drawing>
          <wp:inline distT="0" distB="0" distL="0" distR="0" wp14:anchorId="68A39863" wp14:editId="671A0A32">
            <wp:extent cx="6532117" cy="3850504"/>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6532117" cy="3850504"/>
                    </a:xfrm>
                    <a:prstGeom prst="rect">
                      <a:avLst/>
                    </a:prstGeom>
                    <a:ln/>
                  </pic:spPr>
                </pic:pic>
              </a:graphicData>
            </a:graphic>
          </wp:inline>
        </w:drawing>
      </w:r>
    </w:p>
    <w:p w14:paraId="2B75B4E6" w14:textId="77777777" w:rsidR="00CE34D7" w:rsidRDefault="00CE34D7">
      <w:pPr>
        <w:spacing w:line="276" w:lineRule="auto"/>
        <w:rPr>
          <w:ins w:id="34" w:author="Taaha Hussain Khan" w:date="2024-01-31T13:00:00Z"/>
        </w:rPr>
      </w:pPr>
    </w:p>
    <w:p w14:paraId="5DA995C6" w14:textId="77777777" w:rsidR="00CE34D7" w:rsidRDefault="00000000">
      <w:pPr>
        <w:pStyle w:val="Heading1"/>
        <w:numPr>
          <w:ilvl w:val="0"/>
          <w:numId w:val="15"/>
        </w:numPr>
      </w:pPr>
      <w:bookmarkStart w:id="35" w:name="_2p2csry" w:colFirst="0" w:colLast="0"/>
      <w:bookmarkEnd w:id="35"/>
      <w:r>
        <w:t>Nonfunctional Requirements</w:t>
      </w:r>
    </w:p>
    <w:p w14:paraId="4DE3ABF0" w14:textId="77777777" w:rsidR="00CE34D7" w:rsidRDefault="00000000">
      <w:pPr>
        <w:pStyle w:val="Heading2"/>
        <w:numPr>
          <w:ilvl w:val="1"/>
          <w:numId w:val="15"/>
        </w:numPr>
        <w:rPr>
          <w:u w:val="single"/>
        </w:rPr>
      </w:pPr>
      <w:bookmarkStart w:id="36" w:name="_147n2zr" w:colFirst="0" w:colLast="0"/>
      <w:bookmarkEnd w:id="36"/>
      <w:r>
        <w:rPr>
          <w:u w:val="single"/>
        </w:rPr>
        <w:t>Performance Requirements</w:t>
      </w:r>
    </w:p>
    <w:p w14:paraId="3247FC51" w14:textId="77777777" w:rsidR="00CE34D7" w:rsidRDefault="00000000">
      <w:pPr>
        <w:numPr>
          <w:ilvl w:val="0"/>
          <w:numId w:val="25"/>
        </w:numPr>
        <w:pBdr>
          <w:top w:val="nil"/>
          <w:left w:val="nil"/>
          <w:bottom w:val="nil"/>
          <w:right w:val="nil"/>
          <w:between w:val="nil"/>
        </w:pBdr>
        <w:spacing w:line="276" w:lineRule="auto"/>
        <w:jc w:val="both"/>
      </w:pPr>
      <w:r>
        <w:rPr>
          <w:color w:val="000000"/>
        </w:rPr>
        <w:t>The expense tracker system should respond to user inputs within 2 seconds under normal load conditions.</w:t>
      </w:r>
    </w:p>
    <w:p w14:paraId="0EA77902" w14:textId="77777777" w:rsidR="00CE34D7" w:rsidRDefault="00000000">
      <w:pPr>
        <w:numPr>
          <w:ilvl w:val="0"/>
          <w:numId w:val="25"/>
        </w:numPr>
        <w:pBdr>
          <w:top w:val="nil"/>
          <w:left w:val="nil"/>
          <w:bottom w:val="nil"/>
          <w:right w:val="nil"/>
          <w:between w:val="nil"/>
        </w:pBdr>
        <w:spacing w:line="276" w:lineRule="auto"/>
        <w:jc w:val="both"/>
      </w:pPr>
      <w:r>
        <w:rPr>
          <w:color w:val="000000"/>
        </w:rPr>
        <w:t>The system should be capable of handling at least 100 concurrent users without significant degradation in performance.</w:t>
      </w:r>
    </w:p>
    <w:p w14:paraId="49DA0370" w14:textId="77777777" w:rsidR="00CE34D7" w:rsidRDefault="00000000">
      <w:pPr>
        <w:numPr>
          <w:ilvl w:val="0"/>
          <w:numId w:val="25"/>
        </w:numPr>
        <w:pBdr>
          <w:top w:val="nil"/>
          <w:left w:val="nil"/>
          <w:bottom w:val="nil"/>
          <w:right w:val="nil"/>
          <w:between w:val="nil"/>
        </w:pBdr>
        <w:spacing w:line="276" w:lineRule="auto"/>
        <w:jc w:val="both"/>
      </w:pPr>
      <w:r>
        <w:rPr>
          <w:color w:val="000000"/>
        </w:rPr>
        <w:t>Monthly reports generation should not take more than 5 seconds per user.</w:t>
      </w:r>
    </w:p>
    <w:p w14:paraId="4BC2C4FD" w14:textId="77777777" w:rsidR="00CE34D7" w:rsidRDefault="00000000">
      <w:pPr>
        <w:numPr>
          <w:ilvl w:val="0"/>
          <w:numId w:val="25"/>
        </w:numPr>
        <w:pBdr>
          <w:top w:val="nil"/>
          <w:left w:val="nil"/>
          <w:bottom w:val="nil"/>
          <w:right w:val="nil"/>
          <w:between w:val="nil"/>
        </w:pBdr>
        <w:spacing w:line="276" w:lineRule="auto"/>
        <w:jc w:val="both"/>
      </w:pPr>
      <w:r>
        <w:rPr>
          <w:color w:val="000000"/>
        </w:rPr>
        <w:t>The system should maintain 99.9% uptime, allowing for scheduled maintenance windows.</w:t>
      </w:r>
    </w:p>
    <w:p w14:paraId="0A0C0DEE" w14:textId="77777777" w:rsidR="00CE34D7" w:rsidRDefault="00000000">
      <w:pPr>
        <w:pStyle w:val="Heading2"/>
        <w:numPr>
          <w:ilvl w:val="1"/>
          <w:numId w:val="15"/>
        </w:numPr>
        <w:rPr>
          <w:u w:val="single"/>
        </w:rPr>
      </w:pPr>
      <w:bookmarkStart w:id="37" w:name="_3o7alnk" w:colFirst="0" w:colLast="0"/>
      <w:bookmarkEnd w:id="37"/>
      <w:r>
        <w:rPr>
          <w:u w:val="single"/>
        </w:rPr>
        <w:t>Safety Requirements</w:t>
      </w:r>
    </w:p>
    <w:p w14:paraId="0B7F2C25" w14:textId="77777777" w:rsidR="00CE34D7" w:rsidRDefault="00000000">
      <w:pPr>
        <w:numPr>
          <w:ilvl w:val="0"/>
          <w:numId w:val="26"/>
        </w:numPr>
        <w:pBdr>
          <w:top w:val="nil"/>
          <w:left w:val="nil"/>
          <w:bottom w:val="nil"/>
          <w:right w:val="nil"/>
          <w:between w:val="nil"/>
        </w:pBdr>
        <w:spacing w:line="276" w:lineRule="auto"/>
        <w:jc w:val="both"/>
      </w:pPr>
      <w:r>
        <w:rPr>
          <w:color w:val="000000"/>
        </w:rPr>
        <w:t>User data, including financial information, must be encrypted both during transmission and storage to prevent unauthorized access.</w:t>
      </w:r>
    </w:p>
    <w:p w14:paraId="28CD4243" w14:textId="77777777" w:rsidR="00CE34D7" w:rsidRDefault="00000000">
      <w:pPr>
        <w:numPr>
          <w:ilvl w:val="0"/>
          <w:numId w:val="26"/>
        </w:numPr>
        <w:pBdr>
          <w:top w:val="nil"/>
          <w:left w:val="nil"/>
          <w:bottom w:val="nil"/>
          <w:right w:val="nil"/>
          <w:between w:val="nil"/>
        </w:pBdr>
        <w:spacing w:line="276" w:lineRule="auto"/>
        <w:jc w:val="both"/>
      </w:pPr>
      <w:r>
        <w:rPr>
          <w:color w:val="000000"/>
        </w:rPr>
        <w:t>The system must have backup and recovery mechanisms in place to ensure data integrity in case of system failures.</w:t>
      </w:r>
    </w:p>
    <w:p w14:paraId="6573CE5E" w14:textId="77777777" w:rsidR="00CE34D7" w:rsidRDefault="00000000">
      <w:pPr>
        <w:numPr>
          <w:ilvl w:val="0"/>
          <w:numId w:val="26"/>
        </w:numPr>
        <w:pBdr>
          <w:top w:val="nil"/>
          <w:left w:val="nil"/>
          <w:bottom w:val="nil"/>
          <w:right w:val="nil"/>
          <w:between w:val="nil"/>
        </w:pBdr>
        <w:spacing w:line="276" w:lineRule="auto"/>
        <w:jc w:val="both"/>
      </w:pPr>
      <w:r>
        <w:rPr>
          <w:color w:val="000000"/>
        </w:rPr>
        <w:t>Compliance with relevant data protection regulations such as GDPR and HIPAA must be ensured.</w:t>
      </w:r>
    </w:p>
    <w:p w14:paraId="26C0D7AC" w14:textId="77777777" w:rsidR="00CE34D7" w:rsidRDefault="00000000">
      <w:pPr>
        <w:pStyle w:val="Heading2"/>
        <w:numPr>
          <w:ilvl w:val="1"/>
          <w:numId w:val="15"/>
        </w:numPr>
        <w:rPr>
          <w:u w:val="single"/>
        </w:rPr>
      </w:pPr>
      <w:bookmarkStart w:id="38" w:name="_23ckvvd" w:colFirst="0" w:colLast="0"/>
      <w:bookmarkEnd w:id="38"/>
      <w:r>
        <w:rPr>
          <w:u w:val="single"/>
        </w:rPr>
        <w:lastRenderedPageBreak/>
        <w:t>Security Requirements</w:t>
      </w:r>
    </w:p>
    <w:p w14:paraId="4F1EAE0F" w14:textId="77777777" w:rsidR="00CE34D7" w:rsidRDefault="00000000">
      <w:pPr>
        <w:numPr>
          <w:ilvl w:val="0"/>
          <w:numId w:val="27"/>
        </w:numPr>
        <w:pBdr>
          <w:top w:val="nil"/>
          <w:left w:val="nil"/>
          <w:bottom w:val="nil"/>
          <w:right w:val="nil"/>
          <w:between w:val="nil"/>
        </w:pBdr>
        <w:spacing w:line="276" w:lineRule="auto"/>
        <w:jc w:val="both"/>
      </w:pPr>
      <w:r>
        <w:rPr>
          <w:color w:val="000000"/>
        </w:rPr>
        <w:t>Users must authenticate themselves using a strong password or biometric authentication before accessing the expense tracker system.</w:t>
      </w:r>
    </w:p>
    <w:p w14:paraId="670867B6" w14:textId="77777777" w:rsidR="00CE34D7" w:rsidRDefault="00000000">
      <w:pPr>
        <w:numPr>
          <w:ilvl w:val="0"/>
          <w:numId w:val="27"/>
        </w:numPr>
        <w:pBdr>
          <w:top w:val="nil"/>
          <w:left w:val="nil"/>
          <w:bottom w:val="nil"/>
          <w:right w:val="nil"/>
          <w:between w:val="nil"/>
        </w:pBdr>
        <w:spacing w:line="276" w:lineRule="auto"/>
        <w:jc w:val="both"/>
      </w:pPr>
      <w:r>
        <w:rPr>
          <w:color w:val="000000"/>
        </w:rPr>
        <w:t>Access controls should be implemented to restrict users' access to only the data and features necessary for their roles.</w:t>
      </w:r>
    </w:p>
    <w:p w14:paraId="487FB165" w14:textId="77777777" w:rsidR="00CE34D7" w:rsidRDefault="00000000">
      <w:pPr>
        <w:numPr>
          <w:ilvl w:val="0"/>
          <w:numId w:val="27"/>
        </w:numPr>
        <w:pBdr>
          <w:top w:val="nil"/>
          <w:left w:val="nil"/>
          <w:bottom w:val="nil"/>
          <w:right w:val="nil"/>
          <w:between w:val="nil"/>
        </w:pBdr>
        <w:spacing w:line="276" w:lineRule="auto"/>
        <w:jc w:val="both"/>
      </w:pPr>
      <w:r>
        <w:rPr>
          <w:color w:val="000000"/>
        </w:rPr>
        <w:t>The system must undergo regular security audits and vulnerability assessments to identify and mitigate potential threats.</w:t>
      </w:r>
    </w:p>
    <w:p w14:paraId="65C54854" w14:textId="77777777" w:rsidR="00CE34D7" w:rsidRDefault="00000000">
      <w:pPr>
        <w:pStyle w:val="Heading2"/>
        <w:numPr>
          <w:ilvl w:val="1"/>
          <w:numId w:val="15"/>
        </w:numPr>
        <w:rPr>
          <w:u w:val="single"/>
        </w:rPr>
      </w:pPr>
      <w:bookmarkStart w:id="39" w:name="_ihv636" w:colFirst="0" w:colLast="0"/>
      <w:bookmarkEnd w:id="39"/>
      <w:r>
        <w:rPr>
          <w:u w:val="single"/>
        </w:rPr>
        <w:t>Additional Software Quality Attributes</w:t>
      </w:r>
    </w:p>
    <w:p w14:paraId="5C74BA25" w14:textId="77777777" w:rsidR="00CE34D7" w:rsidRDefault="00CE34D7"/>
    <w:p w14:paraId="05161269" w14:textId="77777777" w:rsidR="00CE34D7" w:rsidRDefault="00000000">
      <w:pPr>
        <w:numPr>
          <w:ilvl w:val="0"/>
          <w:numId w:val="16"/>
        </w:numPr>
        <w:pBdr>
          <w:top w:val="nil"/>
          <w:left w:val="nil"/>
          <w:bottom w:val="nil"/>
          <w:right w:val="nil"/>
          <w:between w:val="nil"/>
        </w:pBdr>
        <w:spacing w:line="276" w:lineRule="auto"/>
        <w:jc w:val="both"/>
      </w:pPr>
      <w:r>
        <w:rPr>
          <w:b/>
          <w:color w:val="000000"/>
        </w:rPr>
        <w:t>Usability:</w:t>
      </w:r>
      <w:r>
        <w:rPr>
          <w:color w:val="000000"/>
        </w:rPr>
        <w:t xml:space="preserve"> The user interface should be intuitive and easy to navigate, with a minimal learning curve for new users.</w:t>
      </w:r>
    </w:p>
    <w:p w14:paraId="3ACCE803" w14:textId="77777777" w:rsidR="00CE34D7" w:rsidRDefault="00000000">
      <w:pPr>
        <w:numPr>
          <w:ilvl w:val="0"/>
          <w:numId w:val="16"/>
        </w:numPr>
        <w:pBdr>
          <w:top w:val="nil"/>
          <w:left w:val="nil"/>
          <w:bottom w:val="nil"/>
          <w:right w:val="nil"/>
          <w:between w:val="nil"/>
        </w:pBdr>
        <w:spacing w:line="276" w:lineRule="auto"/>
        <w:jc w:val="both"/>
      </w:pPr>
      <w:r>
        <w:rPr>
          <w:b/>
          <w:color w:val="000000"/>
        </w:rPr>
        <w:t>Reliability:</w:t>
      </w:r>
      <w:r>
        <w:rPr>
          <w:color w:val="000000"/>
        </w:rPr>
        <w:t xml:space="preserve"> The system should accurately record and calculate expenses without errors.</w:t>
      </w:r>
    </w:p>
    <w:p w14:paraId="61ED98D3" w14:textId="77777777" w:rsidR="00CE34D7" w:rsidRDefault="00000000">
      <w:pPr>
        <w:numPr>
          <w:ilvl w:val="0"/>
          <w:numId w:val="16"/>
        </w:numPr>
        <w:pBdr>
          <w:top w:val="nil"/>
          <w:left w:val="nil"/>
          <w:bottom w:val="nil"/>
          <w:right w:val="nil"/>
          <w:between w:val="nil"/>
        </w:pBdr>
        <w:spacing w:line="276" w:lineRule="auto"/>
        <w:jc w:val="both"/>
      </w:pPr>
      <w:r>
        <w:rPr>
          <w:color w:val="000000"/>
        </w:rPr>
        <w:t>Maintainability: The codebase should be well-documented and modular to facilitate future updates and enhancements.</w:t>
      </w:r>
    </w:p>
    <w:p w14:paraId="730CB968" w14:textId="77777777" w:rsidR="00CE34D7" w:rsidRDefault="00000000">
      <w:pPr>
        <w:numPr>
          <w:ilvl w:val="0"/>
          <w:numId w:val="16"/>
        </w:numPr>
        <w:pBdr>
          <w:top w:val="nil"/>
          <w:left w:val="nil"/>
          <w:bottom w:val="nil"/>
          <w:right w:val="nil"/>
          <w:between w:val="nil"/>
        </w:pBdr>
        <w:spacing w:line="276" w:lineRule="auto"/>
        <w:jc w:val="both"/>
      </w:pPr>
      <w:r>
        <w:rPr>
          <w:b/>
          <w:color w:val="000000"/>
        </w:rPr>
        <w:t>Portability:</w:t>
      </w:r>
      <w:r>
        <w:rPr>
          <w:color w:val="000000"/>
        </w:rPr>
        <w:t xml:space="preserve"> The expense tracker should be accessible from multiple devices and platforms, including web browsers and mobile apps.</w:t>
      </w:r>
    </w:p>
    <w:p w14:paraId="0E32CE4E" w14:textId="4A7FCDF3" w:rsidR="00CE34D7" w:rsidRDefault="00000000" w:rsidP="00530107">
      <w:pPr>
        <w:numPr>
          <w:ilvl w:val="0"/>
          <w:numId w:val="16"/>
        </w:numPr>
        <w:pBdr>
          <w:top w:val="nil"/>
          <w:left w:val="nil"/>
          <w:bottom w:val="nil"/>
          <w:right w:val="nil"/>
          <w:between w:val="nil"/>
        </w:pBdr>
        <w:spacing w:line="276" w:lineRule="auto"/>
        <w:jc w:val="both"/>
      </w:pPr>
      <w:r>
        <w:rPr>
          <w:b/>
          <w:color w:val="000000"/>
        </w:rPr>
        <w:t>Testability:</w:t>
      </w:r>
      <w:r>
        <w:rPr>
          <w:color w:val="000000"/>
        </w:rPr>
        <w:t xml:space="preserve"> Automated tests should be implemented to verify the functionality of the system and ensure regression-free releases.</w:t>
      </w:r>
    </w:p>
    <w:p w14:paraId="4E212E7F" w14:textId="77777777" w:rsidR="00CE34D7" w:rsidRDefault="00000000">
      <w:pPr>
        <w:pStyle w:val="Heading1"/>
        <w:numPr>
          <w:ilvl w:val="0"/>
          <w:numId w:val="15"/>
        </w:numPr>
      </w:pPr>
      <w:bookmarkStart w:id="40" w:name="_32hioqz" w:colFirst="0" w:colLast="0"/>
      <w:bookmarkEnd w:id="40"/>
      <w:r>
        <w:t>Other Requirements</w:t>
      </w:r>
    </w:p>
    <w:p w14:paraId="6A01A5C3" w14:textId="77777777" w:rsidR="00CE34D7" w:rsidRDefault="00000000">
      <w:pPr>
        <w:spacing w:line="276" w:lineRule="auto"/>
        <w:jc w:val="both"/>
        <w:rPr>
          <w:b/>
          <w:u w:val="single"/>
        </w:rPr>
      </w:pPr>
      <w:r>
        <w:rPr>
          <w:b/>
          <w:u w:val="single"/>
        </w:rPr>
        <w:t>6.1 Database Requirements:</w:t>
      </w:r>
    </w:p>
    <w:p w14:paraId="5C410BB2" w14:textId="77777777" w:rsidR="00CE34D7" w:rsidRDefault="00000000">
      <w:pPr>
        <w:numPr>
          <w:ilvl w:val="0"/>
          <w:numId w:val="17"/>
        </w:numPr>
        <w:pBdr>
          <w:top w:val="nil"/>
          <w:left w:val="nil"/>
          <w:bottom w:val="nil"/>
          <w:right w:val="nil"/>
          <w:between w:val="nil"/>
        </w:pBdr>
        <w:spacing w:line="276" w:lineRule="auto"/>
        <w:jc w:val="both"/>
      </w:pPr>
      <w:r>
        <w:rPr>
          <w:color w:val="000000"/>
        </w:rPr>
        <w:t>The system shall utilize a relational database management system (RDBMS) for storing user data, expense records, and system configurations.</w:t>
      </w:r>
    </w:p>
    <w:p w14:paraId="466A8E0B" w14:textId="77777777" w:rsidR="00CE34D7" w:rsidRDefault="00000000">
      <w:pPr>
        <w:numPr>
          <w:ilvl w:val="0"/>
          <w:numId w:val="17"/>
        </w:numPr>
        <w:pBdr>
          <w:top w:val="nil"/>
          <w:left w:val="nil"/>
          <w:bottom w:val="nil"/>
          <w:right w:val="nil"/>
          <w:between w:val="nil"/>
        </w:pBdr>
        <w:spacing w:line="276" w:lineRule="auto"/>
        <w:jc w:val="both"/>
      </w:pPr>
      <w:r>
        <w:rPr>
          <w:color w:val="000000"/>
        </w:rPr>
        <w:t>Database backups shall be performed nightly and retained for at least 30 days to ensure data availability and integrity.</w:t>
      </w:r>
    </w:p>
    <w:p w14:paraId="00D828CC" w14:textId="77777777" w:rsidR="00CE34D7" w:rsidRDefault="00000000">
      <w:pPr>
        <w:spacing w:line="276" w:lineRule="auto"/>
        <w:jc w:val="both"/>
        <w:rPr>
          <w:b/>
          <w:u w:val="single"/>
        </w:rPr>
      </w:pPr>
      <w:r>
        <w:rPr>
          <w:b/>
          <w:u w:val="single"/>
        </w:rPr>
        <w:t>6.2 External Interface Requirements:</w:t>
      </w:r>
    </w:p>
    <w:p w14:paraId="7FA1C3B1" w14:textId="77777777" w:rsidR="00CE34D7" w:rsidRDefault="00CE34D7">
      <w:pPr>
        <w:spacing w:line="276" w:lineRule="auto"/>
        <w:jc w:val="both"/>
      </w:pPr>
    </w:p>
    <w:p w14:paraId="7BDD563C" w14:textId="77777777" w:rsidR="00CE34D7" w:rsidRDefault="00000000">
      <w:pPr>
        <w:numPr>
          <w:ilvl w:val="0"/>
          <w:numId w:val="18"/>
        </w:numPr>
        <w:pBdr>
          <w:top w:val="nil"/>
          <w:left w:val="nil"/>
          <w:bottom w:val="nil"/>
          <w:right w:val="nil"/>
          <w:between w:val="nil"/>
        </w:pBdr>
        <w:spacing w:line="276" w:lineRule="auto"/>
        <w:jc w:val="both"/>
      </w:pPr>
      <w:r>
        <w:rPr>
          <w:color w:val="000000"/>
        </w:rPr>
        <w:t>The expense tracker system shall integrate with popular payment platforms such as PayPal, Stripe, and credit card providers to facilitate expense tracking and categorization.</w:t>
      </w:r>
    </w:p>
    <w:p w14:paraId="7542279E" w14:textId="77777777" w:rsidR="00CE34D7" w:rsidRDefault="00000000">
      <w:pPr>
        <w:numPr>
          <w:ilvl w:val="0"/>
          <w:numId w:val="18"/>
        </w:numPr>
        <w:pBdr>
          <w:top w:val="nil"/>
          <w:left w:val="nil"/>
          <w:bottom w:val="nil"/>
          <w:right w:val="nil"/>
          <w:between w:val="nil"/>
        </w:pBdr>
        <w:spacing w:line="276" w:lineRule="auto"/>
        <w:jc w:val="both"/>
      </w:pPr>
      <w:r>
        <w:rPr>
          <w:color w:val="000000"/>
        </w:rPr>
        <w:t>APIs shall be provided to allow integration with third-party accounting software for seamless data transfer and reconciliation.</w:t>
      </w:r>
    </w:p>
    <w:p w14:paraId="05F6C0ED" w14:textId="77777777" w:rsidR="00CE34D7" w:rsidRDefault="00000000">
      <w:pPr>
        <w:spacing w:line="276" w:lineRule="auto"/>
        <w:jc w:val="both"/>
        <w:rPr>
          <w:b/>
          <w:u w:val="single"/>
        </w:rPr>
      </w:pPr>
      <w:r>
        <w:rPr>
          <w:b/>
          <w:u w:val="single"/>
        </w:rPr>
        <w:t>6.3 Internationalization Requirements:</w:t>
      </w:r>
    </w:p>
    <w:p w14:paraId="6654068F" w14:textId="77777777" w:rsidR="00CE34D7" w:rsidRDefault="00CE34D7">
      <w:pPr>
        <w:spacing w:line="276" w:lineRule="auto"/>
        <w:jc w:val="both"/>
      </w:pPr>
    </w:p>
    <w:p w14:paraId="408C7A36" w14:textId="77777777" w:rsidR="00CE34D7" w:rsidRDefault="00000000">
      <w:pPr>
        <w:numPr>
          <w:ilvl w:val="0"/>
          <w:numId w:val="19"/>
        </w:numPr>
        <w:pBdr>
          <w:top w:val="nil"/>
          <w:left w:val="nil"/>
          <w:bottom w:val="nil"/>
          <w:right w:val="nil"/>
          <w:between w:val="nil"/>
        </w:pBdr>
        <w:spacing w:line="276" w:lineRule="auto"/>
        <w:jc w:val="both"/>
      </w:pPr>
      <w:r>
        <w:rPr>
          <w:color w:val="000000"/>
        </w:rPr>
        <w:t>The user interface shall support multiple languages, allowing users to select their preferred language for interacting with the system.</w:t>
      </w:r>
    </w:p>
    <w:p w14:paraId="6839306C" w14:textId="77777777" w:rsidR="00CE34D7" w:rsidRDefault="00000000">
      <w:pPr>
        <w:numPr>
          <w:ilvl w:val="0"/>
          <w:numId w:val="19"/>
        </w:numPr>
        <w:pBdr>
          <w:top w:val="nil"/>
          <w:left w:val="nil"/>
          <w:bottom w:val="nil"/>
          <w:right w:val="nil"/>
          <w:between w:val="nil"/>
        </w:pBdr>
        <w:spacing w:line="276" w:lineRule="auto"/>
        <w:jc w:val="both"/>
      </w:pPr>
      <w:r>
        <w:rPr>
          <w:color w:val="000000"/>
        </w:rPr>
        <w:t>Date and currency formats shall be customizable based on the user's locale to accommodate international users.</w:t>
      </w:r>
    </w:p>
    <w:p w14:paraId="75039206" w14:textId="77777777" w:rsidR="00CE34D7" w:rsidRDefault="00000000">
      <w:pPr>
        <w:spacing w:line="276" w:lineRule="auto"/>
        <w:jc w:val="both"/>
        <w:rPr>
          <w:b/>
          <w:u w:val="single"/>
        </w:rPr>
      </w:pPr>
      <w:r>
        <w:rPr>
          <w:b/>
          <w:u w:val="single"/>
        </w:rPr>
        <w:t>6.4 Legal Requirements:</w:t>
      </w:r>
    </w:p>
    <w:p w14:paraId="2505D483" w14:textId="77777777" w:rsidR="00CE34D7" w:rsidRDefault="00CE34D7">
      <w:pPr>
        <w:spacing w:line="276" w:lineRule="auto"/>
        <w:jc w:val="both"/>
      </w:pPr>
    </w:p>
    <w:p w14:paraId="6BB66175" w14:textId="77777777" w:rsidR="00CE34D7" w:rsidRDefault="00000000">
      <w:pPr>
        <w:numPr>
          <w:ilvl w:val="0"/>
          <w:numId w:val="1"/>
        </w:numPr>
        <w:pBdr>
          <w:top w:val="nil"/>
          <w:left w:val="nil"/>
          <w:bottom w:val="nil"/>
          <w:right w:val="nil"/>
          <w:between w:val="nil"/>
        </w:pBdr>
        <w:spacing w:line="276" w:lineRule="auto"/>
        <w:jc w:val="both"/>
      </w:pPr>
      <w:r>
        <w:rPr>
          <w:color w:val="000000"/>
        </w:rPr>
        <w:lastRenderedPageBreak/>
        <w:t>The system shall comply with all relevant financial regulations and laws in the jurisdictions where it operates, including but not limited to tax reporting requirements.</w:t>
      </w:r>
    </w:p>
    <w:p w14:paraId="4EC5A45D" w14:textId="77777777" w:rsidR="00CE34D7" w:rsidRDefault="00000000">
      <w:pPr>
        <w:numPr>
          <w:ilvl w:val="0"/>
          <w:numId w:val="1"/>
        </w:numPr>
        <w:pBdr>
          <w:top w:val="nil"/>
          <w:left w:val="nil"/>
          <w:bottom w:val="nil"/>
          <w:right w:val="nil"/>
          <w:between w:val="nil"/>
        </w:pBdr>
        <w:spacing w:line="276" w:lineRule="auto"/>
        <w:jc w:val="both"/>
      </w:pPr>
      <w:r>
        <w:rPr>
          <w:color w:val="000000"/>
        </w:rPr>
        <w:t>Terms of service and privacy policy documents shall be provided to users, outlining their rights and responsibilities when using the expense tracker system.</w:t>
      </w:r>
    </w:p>
    <w:p w14:paraId="0F3F5C21" w14:textId="77777777" w:rsidR="00CE34D7" w:rsidRDefault="00000000">
      <w:pPr>
        <w:spacing w:line="276" w:lineRule="auto"/>
        <w:jc w:val="both"/>
        <w:rPr>
          <w:b/>
          <w:u w:val="single"/>
        </w:rPr>
      </w:pPr>
      <w:r>
        <w:rPr>
          <w:b/>
          <w:u w:val="single"/>
        </w:rPr>
        <w:t>6.5 Reuse Objectives:</w:t>
      </w:r>
    </w:p>
    <w:p w14:paraId="0CBE1763" w14:textId="77777777" w:rsidR="00CE34D7" w:rsidRDefault="00CE34D7">
      <w:pPr>
        <w:spacing w:line="276" w:lineRule="auto"/>
        <w:jc w:val="both"/>
      </w:pPr>
    </w:p>
    <w:p w14:paraId="7393E9AF" w14:textId="77777777" w:rsidR="00CE34D7" w:rsidRDefault="00000000">
      <w:pPr>
        <w:numPr>
          <w:ilvl w:val="0"/>
          <w:numId w:val="3"/>
        </w:numPr>
        <w:pBdr>
          <w:top w:val="nil"/>
          <w:left w:val="nil"/>
          <w:bottom w:val="nil"/>
          <w:right w:val="nil"/>
          <w:between w:val="nil"/>
        </w:pBdr>
        <w:spacing w:line="276" w:lineRule="auto"/>
        <w:jc w:val="both"/>
      </w:pPr>
      <w:r>
        <w:rPr>
          <w:color w:val="000000"/>
        </w:rPr>
        <w:t>The codebase shall be structured and documented to facilitate code reuse within the project and across future projects.</w:t>
      </w:r>
    </w:p>
    <w:p w14:paraId="15A1C69C" w14:textId="77777777" w:rsidR="00530107" w:rsidRPr="00530107" w:rsidRDefault="00000000" w:rsidP="00530107">
      <w:pPr>
        <w:numPr>
          <w:ilvl w:val="0"/>
          <w:numId w:val="3"/>
        </w:numPr>
        <w:pBdr>
          <w:top w:val="nil"/>
          <w:left w:val="nil"/>
          <w:bottom w:val="nil"/>
          <w:right w:val="nil"/>
          <w:between w:val="nil"/>
        </w:pBdr>
        <w:spacing w:line="276" w:lineRule="auto"/>
        <w:jc w:val="both"/>
      </w:pPr>
      <w:r>
        <w:rPr>
          <w:color w:val="000000"/>
        </w:rPr>
        <w:t>Common modules and components shall be designed with a focus on reusability to minimize duplication of effort and promote maintainability.</w:t>
      </w:r>
      <w:bookmarkStart w:id="41" w:name="_1hmsyys" w:colFirst="0" w:colLast="0"/>
      <w:bookmarkEnd w:id="41"/>
    </w:p>
    <w:p w14:paraId="1B019411" w14:textId="77777777" w:rsidR="00530107" w:rsidRPr="00530107" w:rsidRDefault="00530107" w:rsidP="00530107">
      <w:pPr>
        <w:numPr>
          <w:ilvl w:val="0"/>
          <w:numId w:val="3"/>
        </w:numPr>
        <w:pBdr>
          <w:top w:val="nil"/>
          <w:left w:val="nil"/>
          <w:bottom w:val="nil"/>
          <w:right w:val="nil"/>
          <w:between w:val="nil"/>
        </w:pBdr>
        <w:spacing w:line="276" w:lineRule="auto"/>
        <w:jc w:val="both"/>
      </w:pPr>
    </w:p>
    <w:p w14:paraId="112A4AF2" w14:textId="160D7FAC" w:rsidR="00CE34D7" w:rsidRPr="00530107" w:rsidRDefault="00000000" w:rsidP="00530107">
      <w:pPr>
        <w:pStyle w:val="ListParagraph"/>
        <w:numPr>
          <w:ilvl w:val="0"/>
          <w:numId w:val="15"/>
        </w:numPr>
        <w:pBdr>
          <w:top w:val="nil"/>
          <w:left w:val="nil"/>
          <w:bottom w:val="nil"/>
          <w:right w:val="nil"/>
          <w:between w:val="nil"/>
        </w:pBdr>
        <w:spacing w:line="276" w:lineRule="auto"/>
        <w:jc w:val="both"/>
        <w:rPr>
          <w:b/>
          <w:bCs/>
          <w:sz w:val="36"/>
          <w:szCs w:val="36"/>
        </w:rPr>
      </w:pPr>
      <w:r w:rsidRPr="00530107">
        <w:rPr>
          <w:b/>
          <w:bCs/>
          <w:sz w:val="36"/>
          <w:szCs w:val="36"/>
        </w:rPr>
        <w:t>Designing</w:t>
      </w:r>
    </w:p>
    <w:p w14:paraId="1E89E801" w14:textId="77777777" w:rsidR="00CE34D7" w:rsidRDefault="00000000">
      <w:pPr>
        <w:pStyle w:val="Heading2"/>
        <w:numPr>
          <w:ilvl w:val="1"/>
          <w:numId w:val="15"/>
        </w:numPr>
      </w:pPr>
      <w:bookmarkStart w:id="42" w:name="_41mghml" w:colFirst="0" w:colLast="0"/>
      <w:bookmarkEnd w:id="42"/>
      <w:r>
        <w:t xml:space="preserve">Complete class diagram </w:t>
      </w:r>
    </w:p>
    <w:p w14:paraId="2B9629C8" w14:textId="77777777" w:rsidR="00CE34D7" w:rsidRDefault="00000000">
      <w:pPr>
        <w:jc w:val="center"/>
      </w:pPr>
      <w:r>
        <w:rPr>
          <w:noProof/>
        </w:rPr>
        <w:drawing>
          <wp:inline distT="114300" distB="114300" distL="114300" distR="114300" wp14:anchorId="6D060025" wp14:editId="1A407F6F">
            <wp:extent cx="5921693" cy="5027177"/>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t="16780"/>
                    <a:stretch>
                      <a:fillRect/>
                    </a:stretch>
                  </pic:blipFill>
                  <pic:spPr>
                    <a:xfrm>
                      <a:off x="0" y="0"/>
                      <a:ext cx="5921693" cy="5027177"/>
                    </a:xfrm>
                    <a:prstGeom prst="rect">
                      <a:avLst/>
                    </a:prstGeom>
                    <a:ln/>
                  </pic:spPr>
                </pic:pic>
              </a:graphicData>
            </a:graphic>
          </wp:inline>
        </w:drawing>
      </w:r>
    </w:p>
    <w:p w14:paraId="3ACDB912" w14:textId="77777777" w:rsidR="00CE34D7" w:rsidRDefault="00CE34D7"/>
    <w:p w14:paraId="0141B219" w14:textId="77777777" w:rsidR="00CE34D7" w:rsidRDefault="00CE34D7"/>
    <w:p w14:paraId="505A124B" w14:textId="77777777" w:rsidR="00CE34D7" w:rsidRDefault="00000000">
      <w:pPr>
        <w:pStyle w:val="Heading2"/>
        <w:numPr>
          <w:ilvl w:val="1"/>
          <w:numId w:val="15"/>
        </w:numPr>
      </w:pPr>
      <w:bookmarkStart w:id="43" w:name="_2grqrue" w:colFirst="0" w:colLast="0"/>
      <w:bookmarkEnd w:id="43"/>
      <w:r>
        <w:lastRenderedPageBreak/>
        <w:t>Complete Data Flow Diagram (DFD)</w:t>
      </w:r>
    </w:p>
    <w:p w14:paraId="2A7C9D57" w14:textId="77777777" w:rsidR="00CE34D7" w:rsidRDefault="00000000">
      <w:pPr>
        <w:jc w:val="center"/>
      </w:pPr>
      <w:r>
        <w:rPr>
          <w:rFonts w:ascii="Arial" w:eastAsia="Arial" w:hAnsi="Arial" w:cs="Arial"/>
          <w:i/>
          <w:noProof/>
          <w:sz w:val="22"/>
          <w:szCs w:val="22"/>
        </w:rPr>
        <w:drawing>
          <wp:inline distT="114300" distB="114300" distL="114300" distR="114300" wp14:anchorId="37657FB2" wp14:editId="4BE0963F">
            <wp:extent cx="5684520" cy="3267075"/>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l="7585" t="22883" r="2235" b="8107"/>
                    <a:stretch>
                      <a:fillRect/>
                    </a:stretch>
                  </pic:blipFill>
                  <pic:spPr>
                    <a:xfrm>
                      <a:off x="0" y="0"/>
                      <a:ext cx="5684520" cy="3267075"/>
                    </a:xfrm>
                    <a:prstGeom prst="rect">
                      <a:avLst/>
                    </a:prstGeom>
                    <a:ln/>
                  </pic:spPr>
                </pic:pic>
              </a:graphicData>
            </a:graphic>
          </wp:inline>
        </w:drawing>
      </w:r>
    </w:p>
    <w:p w14:paraId="09ACEC99" w14:textId="77777777" w:rsidR="00CE34D7" w:rsidRDefault="00000000">
      <w:pPr>
        <w:pStyle w:val="Heading2"/>
        <w:numPr>
          <w:ilvl w:val="1"/>
          <w:numId w:val="15"/>
        </w:numPr>
      </w:pPr>
      <w:bookmarkStart w:id="44" w:name="_vx1227" w:colFirst="0" w:colLast="0"/>
      <w:bookmarkEnd w:id="44"/>
      <w:r>
        <w:t xml:space="preserve">Complete ER Diagram </w:t>
      </w:r>
    </w:p>
    <w:p w14:paraId="49FD62D4" w14:textId="77777777" w:rsidR="00CE34D7" w:rsidRDefault="00000000">
      <w:pPr>
        <w:spacing w:line="276" w:lineRule="auto"/>
        <w:ind w:left="720"/>
      </w:pPr>
      <w:r>
        <w:rPr>
          <w:noProof/>
        </w:rPr>
        <w:drawing>
          <wp:inline distT="0" distB="0" distL="0" distR="0" wp14:anchorId="01F0CCC7" wp14:editId="0DEC9243">
            <wp:extent cx="6309360" cy="37211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6309360" cy="3721100"/>
                    </a:xfrm>
                    <a:prstGeom prst="rect">
                      <a:avLst/>
                    </a:prstGeom>
                    <a:ln/>
                  </pic:spPr>
                </pic:pic>
              </a:graphicData>
            </a:graphic>
          </wp:inline>
        </w:drawing>
      </w:r>
    </w:p>
    <w:p w14:paraId="18C5302A" w14:textId="77777777" w:rsidR="00CE34D7" w:rsidRDefault="00000000">
      <w:pPr>
        <w:pStyle w:val="Heading2"/>
        <w:numPr>
          <w:ilvl w:val="1"/>
          <w:numId w:val="15"/>
        </w:numPr>
      </w:pPr>
      <w:bookmarkStart w:id="45" w:name="_3fwokq0" w:colFirst="0" w:colLast="0"/>
      <w:bookmarkEnd w:id="45"/>
      <w:r>
        <w:t xml:space="preserve">Physical design of your database </w:t>
      </w:r>
    </w:p>
    <w:p w14:paraId="025937FE" w14:textId="77777777" w:rsidR="00530107" w:rsidRPr="00530107" w:rsidRDefault="00530107" w:rsidP="00530107"/>
    <w:p w14:paraId="5FD58A3B" w14:textId="77777777" w:rsidR="00CE34D7" w:rsidRDefault="00000000">
      <w:pPr>
        <w:numPr>
          <w:ilvl w:val="0"/>
          <w:numId w:val="28"/>
        </w:numPr>
        <w:spacing w:line="276" w:lineRule="auto"/>
        <w:jc w:val="both"/>
        <w:rPr>
          <w:b/>
        </w:rPr>
      </w:pPr>
      <w:r>
        <w:rPr>
          <w:b/>
          <w:u w:val="single"/>
        </w:rPr>
        <w:lastRenderedPageBreak/>
        <w:t>Users</w:t>
      </w:r>
    </w:p>
    <w:p w14:paraId="1E24E482" w14:textId="77777777" w:rsidR="00CE34D7" w:rsidRDefault="00000000">
      <w:pPr>
        <w:numPr>
          <w:ilvl w:val="0"/>
          <w:numId w:val="36"/>
        </w:numPr>
        <w:spacing w:line="276" w:lineRule="auto"/>
        <w:jc w:val="both"/>
      </w:pPr>
      <w:proofErr w:type="spellStart"/>
      <w:r>
        <w:t>UserID</w:t>
      </w:r>
      <w:proofErr w:type="spellEnd"/>
      <w:r>
        <w:t xml:space="preserve"> (Primary Key, int)</w:t>
      </w:r>
    </w:p>
    <w:p w14:paraId="085F185C" w14:textId="77777777" w:rsidR="00CE34D7" w:rsidRDefault="00000000">
      <w:pPr>
        <w:numPr>
          <w:ilvl w:val="0"/>
          <w:numId w:val="36"/>
        </w:numPr>
        <w:spacing w:line="276" w:lineRule="auto"/>
        <w:jc w:val="both"/>
      </w:pPr>
      <w:r>
        <w:t>Username (varchar)</w:t>
      </w:r>
    </w:p>
    <w:p w14:paraId="43363FB0" w14:textId="77777777" w:rsidR="00CE34D7" w:rsidRDefault="00000000">
      <w:pPr>
        <w:numPr>
          <w:ilvl w:val="0"/>
          <w:numId w:val="36"/>
        </w:numPr>
        <w:spacing w:line="276" w:lineRule="auto"/>
        <w:jc w:val="both"/>
      </w:pPr>
      <w:r>
        <w:t>Password (varchar)</w:t>
      </w:r>
    </w:p>
    <w:p w14:paraId="13361A9B" w14:textId="77777777" w:rsidR="00CE34D7" w:rsidRDefault="00000000">
      <w:pPr>
        <w:numPr>
          <w:ilvl w:val="0"/>
          <w:numId w:val="36"/>
        </w:numPr>
        <w:spacing w:line="276" w:lineRule="auto"/>
        <w:jc w:val="both"/>
      </w:pPr>
      <w:r>
        <w:t>Email (varchar)</w:t>
      </w:r>
    </w:p>
    <w:p w14:paraId="1DA773B8" w14:textId="77777777" w:rsidR="00CE34D7" w:rsidRDefault="00000000">
      <w:pPr>
        <w:numPr>
          <w:ilvl w:val="0"/>
          <w:numId w:val="36"/>
        </w:numPr>
        <w:spacing w:line="276" w:lineRule="auto"/>
        <w:jc w:val="both"/>
      </w:pPr>
      <w:proofErr w:type="spellStart"/>
      <w:r>
        <w:t>FullName</w:t>
      </w:r>
      <w:proofErr w:type="spellEnd"/>
      <w:r>
        <w:t xml:space="preserve"> (varchar)</w:t>
      </w:r>
    </w:p>
    <w:p w14:paraId="3C0F114B" w14:textId="77777777" w:rsidR="00CE34D7" w:rsidRDefault="00000000">
      <w:pPr>
        <w:numPr>
          <w:ilvl w:val="0"/>
          <w:numId w:val="36"/>
        </w:numPr>
        <w:spacing w:line="276" w:lineRule="auto"/>
        <w:jc w:val="both"/>
      </w:pPr>
      <w:proofErr w:type="spellStart"/>
      <w:r>
        <w:t>JoinDate</w:t>
      </w:r>
      <w:proofErr w:type="spellEnd"/>
      <w:r>
        <w:t xml:space="preserve"> (datetime)</w:t>
      </w:r>
    </w:p>
    <w:p w14:paraId="29172D9C" w14:textId="77777777" w:rsidR="00CE34D7" w:rsidRDefault="00CE34D7">
      <w:pPr>
        <w:spacing w:line="276" w:lineRule="auto"/>
        <w:ind w:left="720"/>
        <w:jc w:val="both"/>
      </w:pPr>
    </w:p>
    <w:p w14:paraId="793D7875" w14:textId="77777777" w:rsidR="00CE34D7" w:rsidRDefault="00000000">
      <w:pPr>
        <w:numPr>
          <w:ilvl w:val="0"/>
          <w:numId w:val="28"/>
        </w:numPr>
        <w:spacing w:line="276" w:lineRule="auto"/>
        <w:jc w:val="both"/>
        <w:rPr>
          <w:b/>
        </w:rPr>
      </w:pPr>
      <w:r>
        <w:rPr>
          <w:b/>
          <w:u w:val="single"/>
        </w:rPr>
        <w:t xml:space="preserve"> Expenses</w:t>
      </w:r>
    </w:p>
    <w:p w14:paraId="464328F3" w14:textId="77777777" w:rsidR="00CE34D7" w:rsidRDefault="00CE34D7">
      <w:pPr>
        <w:spacing w:line="276" w:lineRule="auto"/>
        <w:jc w:val="both"/>
      </w:pPr>
    </w:p>
    <w:p w14:paraId="1986C347" w14:textId="77777777" w:rsidR="00CE34D7" w:rsidRDefault="00000000">
      <w:pPr>
        <w:numPr>
          <w:ilvl w:val="0"/>
          <w:numId w:val="9"/>
        </w:numPr>
        <w:spacing w:line="276" w:lineRule="auto"/>
        <w:jc w:val="both"/>
      </w:pPr>
      <w:proofErr w:type="spellStart"/>
      <w:r>
        <w:t>ExpenseID</w:t>
      </w:r>
      <w:proofErr w:type="spellEnd"/>
      <w:r>
        <w:t xml:space="preserve"> (Primary Key, int)</w:t>
      </w:r>
    </w:p>
    <w:p w14:paraId="61FE3BD4" w14:textId="77777777" w:rsidR="00CE34D7" w:rsidRDefault="00000000">
      <w:pPr>
        <w:numPr>
          <w:ilvl w:val="0"/>
          <w:numId w:val="9"/>
        </w:numPr>
        <w:spacing w:line="276" w:lineRule="auto"/>
        <w:jc w:val="both"/>
      </w:pPr>
      <w:proofErr w:type="spellStart"/>
      <w:r>
        <w:t>UserID</w:t>
      </w:r>
      <w:proofErr w:type="spellEnd"/>
      <w:r>
        <w:t xml:space="preserve"> (Foreign Key referencing </w:t>
      </w:r>
      <w:proofErr w:type="spellStart"/>
      <w:r>
        <w:t>Users.UserID</w:t>
      </w:r>
      <w:proofErr w:type="spellEnd"/>
      <w:r>
        <w:t>, int)</w:t>
      </w:r>
    </w:p>
    <w:p w14:paraId="714A2754" w14:textId="77777777" w:rsidR="00CE34D7" w:rsidRDefault="00000000">
      <w:pPr>
        <w:numPr>
          <w:ilvl w:val="0"/>
          <w:numId w:val="9"/>
        </w:numPr>
        <w:spacing w:line="276" w:lineRule="auto"/>
        <w:jc w:val="both"/>
      </w:pPr>
      <w:proofErr w:type="spellStart"/>
      <w:r>
        <w:t>CategoryID</w:t>
      </w:r>
      <w:proofErr w:type="spellEnd"/>
      <w:r>
        <w:t xml:space="preserve"> (Foreign Key referencing </w:t>
      </w:r>
      <w:proofErr w:type="spellStart"/>
      <w:r>
        <w:t>Categories.CategoryID</w:t>
      </w:r>
      <w:proofErr w:type="spellEnd"/>
      <w:r>
        <w:t>, int)</w:t>
      </w:r>
    </w:p>
    <w:p w14:paraId="44D3B042" w14:textId="77777777" w:rsidR="00CE34D7" w:rsidRDefault="00000000">
      <w:pPr>
        <w:numPr>
          <w:ilvl w:val="0"/>
          <w:numId w:val="9"/>
        </w:numPr>
        <w:spacing w:line="276" w:lineRule="auto"/>
        <w:jc w:val="both"/>
      </w:pPr>
      <w:r>
        <w:t>Amount (decimal)</w:t>
      </w:r>
    </w:p>
    <w:p w14:paraId="081DBFCD" w14:textId="77777777" w:rsidR="00CE34D7" w:rsidRDefault="00000000">
      <w:pPr>
        <w:numPr>
          <w:ilvl w:val="0"/>
          <w:numId w:val="9"/>
        </w:numPr>
        <w:spacing w:line="276" w:lineRule="auto"/>
        <w:jc w:val="both"/>
      </w:pPr>
      <w:r>
        <w:t>Description (varchar)</w:t>
      </w:r>
    </w:p>
    <w:p w14:paraId="7853DD8E" w14:textId="77777777" w:rsidR="00CE34D7" w:rsidRDefault="00000000">
      <w:pPr>
        <w:numPr>
          <w:ilvl w:val="0"/>
          <w:numId w:val="9"/>
        </w:numPr>
        <w:spacing w:line="276" w:lineRule="auto"/>
        <w:jc w:val="both"/>
      </w:pPr>
      <w:r>
        <w:t>Date (date)</w:t>
      </w:r>
    </w:p>
    <w:p w14:paraId="446798BB" w14:textId="77777777" w:rsidR="00CE34D7" w:rsidRDefault="00CE34D7">
      <w:pPr>
        <w:spacing w:line="276" w:lineRule="auto"/>
        <w:ind w:left="720"/>
        <w:jc w:val="both"/>
      </w:pPr>
    </w:p>
    <w:p w14:paraId="555B196C" w14:textId="77777777" w:rsidR="00CE34D7" w:rsidRDefault="00000000">
      <w:pPr>
        <w:numPr>
          <w:ilvl w:val="0"/>
          <w:numId w:val="28"/>
        </w:numPr>
        <w:spacing w:line="276" w:lineRule="auto"/>
        <w:jc w:val="both"/>
        <w:rPr>
          <w:b/>
        </w:rPr>
      </w:pPr>
      <w:r>
        <w:rPr>
          <w:b/>
          <w:u w:val="single"/>
        </w:rPr>
        <w:t>Categories</w:t>
      </w:r>
    </w:p>
    <w:p w14:paraId="22EB15C2" w14:textId="77777777" w:rsidR="00CE34D7" w:rsidRDefault="00000000">
      <w:pPr>
        <w:numPr>
          <w:ilvl w:val="0"/>
          <w:numId w:val="29"/>
        </w:numPr>
        <w:spacing w:line="276" w:lineRule="auto"/>
        <w:jc w:val="both"/>
      </w:pPr>
      <w:proofErr w:type="spellStart"/>
      <w:r>
        <w:t>CategoryID</w:t>
      </w:r>
      <w:proofErr w:type="spellEnd"/>
      <w:r>
        <w:t xml:space="preserve"> (Primary Key, int)</w:t>
      </w:r>
    </w:p>
    <w:p w14:paraId="2FAE7EEE" w14:textId="77777777" w:rsidR="00CE34D7" w:rsidRDefault="00000000">
      <w:pPr>
        <w:numPr>
          <w:ilvl w:val="0"/>
          <w:numId w:val="29"/>
        </w:numPr>
        <w:spacing w:line="276" w:lineRule="auto"/>
        <w:jc w:val="both"/>
      </w:pPr>
      <w:proofErr w:type="spellStart"/>
      <w:r>
        <w:t>CategoryName</w:t>
      </w:r>
      <w:proofErr w:type="spellEnd"/>
      <w:r>
        <w:t xml:space="preserve"> (varchar)</w:t>
      </w:r>
    </w:p>
    <w:p w14:paraId="544846ED" w14:textId="77777777" w:rsidR="00CE34D7" w:rsidRDefault="00CE34D7">
      <w:pPr>
        <w:spacing w:line="276" w:lineRule="auto"/>
        <w:ind w:left="720"/>
        <w:jc w:val="both"/>
      </w:pPr>
    </w:p>
    <w:p w14:paraId="73D5E376" w14:textId="77777777" w:rsidR="00CE34D7" w:rsidRDefault="00000000">
      <w:pPr>
        <w:numPr>
          <w:ilvl w:val="0"/>
          <w:numId w:val="28"/>
        </w:numPr>
        <w:spacing w:line="276" w:lineRule="auto"/>
        <w:jc w:val="both"/>
        <w:rPr>
          <w:b/>
        </w:rPr>
      </w:pPr>
      <w:r>
        <w:rPr>
          <w:b/>
          <w:u w:val="single"/>
        </w:rPr>
        <w:t xml:space="preserve"> Payment</w:t>
      </w:r>
    </w:p>
    <w:p w14:paraId="6F841F40" w14:textId="77777777" w:rsidR="00CE34D7" w:rsidRDefault="00000000">
      <w:pPr>
        <w:numPr>
          <w:ilvl w:val="0"/>
          <w:numId w:val="10"/>
        </w:numPr>
        <w:spacing w:line="276" w:lineRule="auto"/>
        <w:jc w:val="both"/>
      </w:pPr>
      <w:proofErr w:type="spellStart"/>
      <w:r>
        <w:t>PaymentMethodID</w:t>
      </w:r>
      <w:proofErr w:type="spellEnd"/>
      <w:r>
        <w:t xml:space="preserve"> (Primary Key, int)</w:t>
      </w:r>
    </w:p>
    <w:p w14:paraId="3AAFBDFB" w14:textId="77777777" w:rsidR="00CE34D7" w:rsidRDefault="00000000">
      <w:pPr>
        <w:numPr>
          <w:ilvl w:val="0"/>
          <w:numId w:val="10"/>
        </w:numPr>
        <w:spacing w:line="276" w:lineRule="auto"/>
        <w:jc w:val="both"/>
      </w:pPr>
      <w:proofErr w:type="spellStart"/>
      <w:r>
        <w:t>UserID</w:t>
      </w:r>
      <w:proofErr w:type="spellEnd"/>
      <w:r>
        <w:t xml:space="preserve"> (Foreign Key referencing </w:t>
      </w:r>
      <w:proofErr w:type="spellStart"/>
      <w:r>
        <w:t>Users.UserID</w:t>
      </w:r>
      <w:proofErr w:type="spellEnd"/>
      <w:r>
        <w:t>, int)</w:t>
      </w:r>
    </w:p>
    <w:p w14:paraId="03181709" w14:textId="77777777" w:rsidR="00CE34D7" w:rsidRDefault="00000000">
      <w:pPr>
        <w:numPr>
          <w:ilvl w:val="0"/>
          <w:numId w:val="10"/>
        </w:numPr>
        <w:spacing w:line="276" w:lineRule="auto"/>
        <w:jc w:val="both"/>
      </w:pPr>
      <w:proofErr w:type="spellStart"/>
      <w:r>
        <w:t>MethodName</w:t>
      </w:r>
      <w:proofErr w:type="spellEnd"/>
      <w:r>
        <w:t xml:space="preserve"> (varchar)</w:t>
      </w:r>
    </w:p>
    <w:p w14:paraId="4E38675F" w14:textId="77777777" w:rsidR="00CE34D7" w:rsidRDefault="00000000">
      <w:pPr>
        <w:numPr>
          <w:ilvl w:val="0"/>
          <w:numId w:val="10"/>
        </w:numPr>
        <w:spacing w:line="276" w:lineRule="auto"/>
        <w:jc w:val="both"/>
      </w:pPr>
      <w:proofErr w:type="spellStart"/>
      <w:r>
        <w:t>CardType</w:t>
      </w:r>
      <w:proofErr w:type="spellEnd"/>
      <w:r>
        <w:t xml:space="preserve"> (varchar)</w:t>
      </w:r>
    </w:p>
    <w:p w14:paraId="64E27CB5" w14:textId="77777777" w:rsidR="00CE34D7" w:rsidRDefault="00000000">
      <w:pPr>
        <w:numPr>
          <w:ilvl w:val="0"/>
          <w:numId w:val="10"/>
        </w:numPr>
        <w:spacing w:line="276" w:lineRule="auto"/>
        <w:jc w:val="both"/>
      </w:pPr>
      <w:proofErr w:type="spellStart"/>
      <w:r>
        <w:t>CardNumber</w:t>
      </w:r>
      <w:proofErr w:type="spellEnd"/>
      <w:r>
        <w:t xml:space="preserve"> (varchar)</w:t>
      </w:r>
    </w:p>
    <w:p w14:paraId="5FD70A63" w14:textId="77777777" w:rsidR="00CE34D7" w:rsidRDefault="00000000">
      <w:pPr>
        <w:numPr>
          <w:ilvl w:val="0"/>
          <w:numId w:val="10"/>
        </w:numPr>
        <w:spacing w:line="276" w:lineRule="auto"/>
        <w:jc w:val="both"/>
      </w:pPr>
      <w:proofErr w:type="spellStart"/>
      <w:r>
        <w:t>ExpiryDate</w:t>
      </w:r>
      <w:proofErr w:type="spellEnd"/>
      <w:r>
        <w:t xml:space="preserve"> (date)</w:t>
      </w:r>
    </w:p>
    <w:p w14:paraId="57B6619D" w14:textId="77777777" w:rsidR="00CE34D7" w:rsidRDefault="00CE34D7">
      <w:pPr>
        <w:spacing w:line="276" w:lineRule="auto"/>
        <w:ind w:left="720"/>
        <w:jc w:val="both"/>
      </w:pPr>
    </w:p>
    <w:p w14:paraId="0ACBA239" w14:textId="77777777" w:rsidR="00CE34D7" w:rsidRDefault="00000000">
      <w:pPr>
        <w:numPr>
          <w:ilvl w:val="0"/>
          <w:numId w:val="28"/>
        </w:numPr>
        <w:spacing w:line="276" w:lineRule="auto"/>
        <w:jc w:val="both"/>
        <w:rPr>
          <w:b/>
        </w:rPr>
      </w:pPr>
      <w:r>
        <w:rPr>
          <w:b/>
          <w:u w:val="single"/>
        </w:rPr>
        <w:t xml:space="preserve"> Reports</w:t>
      </w:r>
    </w:p>
    <w:p w14:paraId="411B248C" w14:textId="77777777" w:rsidR="00CE34D7" w:rsidRDefault="00000000">
      <w:pPr>
        <w:numPr>
          <w:ilvl w:val="0"/>
          <w:numId w:val="31"/>
        </w:numPr>
        <w:spacing w:line="276" w:lineRule="auto"/>
        <w:jc w:val="both"/>
      </w:pPr>
      <w:proofErr w:type="spellStart"/>
      <w:r>
        <w:t>ReportID</w:t>
      </w:r>
      <w:proofErr w:type="spellEnd"/>
      <w:r>
        <w:t xml:space="preserve"> (Primary Key, int)</w:t>
      </w:r>
    </w:p>
    <w:p w14:paraId="4955DF68" w14:textId="77777777" w:rsidR="00CE34D7" w:rsidRDefault="00000000">
      <w:pPr>
        <w:numPr>
          <w:ilvl w:val="0"/>
          <w:numId w:val="31"/>
        </w:numPr>
        <w:spacing w:line="276" w:lineRule="auto"/>
        <w:jc w:val="both"/>
      </w:pPr>
      <w:proofErr w:type="spellStart"/>
      <w:r>
        <w:t>UserID</w:t>
      </w:r>
      <w:proofErr w:type="spellEnd"/>
      <w:r>
        <w:t xml:space="preserve"> (Foreign Key referencing </w:t>
      </w:r>
      <w:proofErr w:type="spellStart"/>
      <w:r>
        <w:t>Users.UserID</w:t>
      </w:r>
      <w:proofErr w:type="spellEnd"/>
      <w:r>
        <w:t>, int)</w:t>
      </w:r>
    </w:p>
    <w:p w14:paraId="7E687CBB" w14:textId="77777777" w:rsidR="00CE34D7" w:rsidRDefault="00000000">
      <w:pPr>
        <w:numPr>
          <w:ilvl w:val="0"/>
          <w:numId w:val="31"/>
        </w:numPr>
        <w:spacing w:line="276" w:lineRule="auto"/>
        <w:jc w:val="both"/>
      </w:pPr>
      <w:proofErr w:type="spellStart"/>
      <w:r>
        <w:t>ReportName</w:t>
      </w:r>
      <w:proofErr w:type="spellEnd"/>
      <w:r>
        <w:t xml:space="preserve"> (varchar)</w:t>
      </w:r>
    </w:p>
    <w:p w14:paraId="09861DFA" w14:textId="77777777" w:rsidR="00CE34D7" w:rsidRDefault="00000000">
      <w:pPr>
        <w:numPr>
          <w:ilvl w:val="0"/>
          <w:numId w:val="31"/>
        </w:numPr>
        <w:spacing w:line="276" w:lineRule="auto"/>
        <w:jc w:val="both"/>
      </w:pPr>
      <w:r>
        <w:t>StartDate (date)</w:t>
      </w:r>
    </w:p>
    <w:p w14:paraId="7938C606" w14:textId="77777777" w:rsidR="00CE34D7" w:rsidRDefault="00000000">
      <w:pPr>
        <w:numPr>
          <w:ilvl w:val="0"/>
          <w:numId w:val="31"/>
        </w:numPr>
        <w:spacing w:line="276" w:lineRule="auto"/>
        <w:jc w:val="both"/>
      </w:pPr>
      <w:proofErr w:type="spellStart"/>
      <w:r>
        <w:t>EndDate</w:t>
      </w:r>
      <w:proofErr w:type="spellEnd"/>
      <w:r>
        <w:t xml:space="preserve"> (date)</w:t>
      </w:r>
    </w:p>
    <w:p w14:paraId="1211DBF4" w14:textId="77777777" w:rsidR="00CE34D7" w:rsidRDefault="00000000">
      <w:pPr>
        <w:numPr>
          <w:ilvl w:val="0"/>
          <w:numId w:val="31"/>
        </w:numPr>
        <w:spacing w:line="276" w:lineRule="auto"/>
        <w:jc w:val="both"/>
      </w:pPr>
      <w:proofErr w:type="spellStart"/>
      <w:r>
        <w:t>TotalAmount</w:t>
      </w:r>
      <w:proofErr w:type="spellEnd"/>
      <w:r>
        <w:t xml:space="preserve"> (decimal)</w:t>
      </w:r>
    </w:p>
    <w:p w14:paraId="522FD836" w14:textId="77777777" w:rsidR="00CE34D7" w:rsidRDefault="00CE34D7"/>
    <w:p w14:paraId="10866EC8" w14:textId="77777777" w:rsidR="00CE34D7" w:rsidRDefault="00000000">
      <w:pPr>
        <w:pStyle w:val="Heading2"/>
        <w:numPr>
          <w:ilvl w:val="1"/>
          <w:numId w:val="15"/>
        </w:numPr>
      </w:pPr>
      <w:bookmarkStart w:id="46" w:name="_1v1yuxt" w:colFirst="0" w:colLast="0"/>
      <w:bookmarkEnd w:id="46"/>
      <w:r>
        <w:t xml:space="preserve">Information on use of design patterns while designing the modules </w:t>
      </w:r>
    </w:p>
    <w:p w14:paraId="105495FF" w14:textId="77777777" w:rsidR="00CE34D7" w:rsidRDefault="00000000">
      <w:pPr>
        <w:spacing w:line="276" w:lineRule="auto"/>
      </w:pPr>
      <w:r>
        <w:t>In the design of the expense tracker system, several design patterns have been employed to enhance the modularity, flexibility, and maintainability of the software modules. The following design patterns have been utilized:</w:t>
      </w:r>
    </w:p>
    <w:p w14:paraId="180B18FA" w14:textId="77777777" w:rsidR="00CE34D7" w:rsidRDefault="00CE34D7">
      <w:pPr>
        <w:spacing w:line="276" w:lineRule="auto"/>
      </w:pPr>
    </w:p>
    <w:p w14:paraId="7CC9F147" w14:textId="77777777" w:rsidR="00CE34D7" w:rsidRDefault="00000000">
      <w:pPr>
        <w:spacing w:line="276" w:lineRule="auto"/>
        <w:rPr>
          <w:b/>
          <w:u w:val="single"/>
        </w:rPr>
      </w:pPr>
      <w:r>
        <w:rPr>
          <w:b/>
          <w:u w:val="single"/>
        </w:rPr>
        <w:lastRenderedPageBreak/>
        <w:t>Model-View-Controller (MVC) Pattern:</w:t>
      </w:r>
    </w:p>
    <w:p w14:paraId="6A3A356A" w14:textId="77777777" w:rsidR="00CE34D7" w:rsidRDefault="00CE34D7">
      <w:pPr>
        <w:spacing w:line="276" w:lineRule="auto"/>
      </w:pPr>
    </w:p>
    <w:p w14:paraId="562010D4" w14:textId="77777777" w:rsidR="00CE34D7" w:rsidRDefault="00000000">
      <w:pPr>
        <w:numPr>
          <w:ilvl w:val="0"/>
          <w:numId w:val="30"/>
        </w:numPr>
        <w:spacing w:line="276" w:lineRule="auto"/>
      </w:pPr>
      <w:r>
        <w:t>The MVC pattern separates the application into three interconnected components: Model, View, and Controller. This pattern has been adopted to facilitate the separation of concerns and improve the overall structure of the system.</w:t>
      </w:r>
    </w:p>
    <w:p w14:paraId="27326F62" w14:textId="77777777" w:rsidR="00CE34D7" w:rsidRDefault="00000000">
      <w:pPr>
        <w:numPr>
          <w:ilvl w:val="0"/>
          <w:numId w:val="30"/>
        </w:numPr>
        <w:spacing w:line="276" w:lineRule="auto"/>
        <w:rPr>
          <w:b/>
        </w:rPr>
      </w:pPr>
      <w:r>
        <w:rPr>
          <w:b/>
        </w:rPr>
        <w:t>Relevant classes:</w:t>
      </w:r>
    </w:p>
    <w:p w14:paraId="54E7B853" w14:textId="77777777" w:rsidR="00CE34D7" w:rsidRDefault="00000000">
      <w:pPr>
        <w:numPr>
          <w:ilvl w:val="1"/>
          <w:numId w:val="30"/>
        </w:numPr>
        <w:spacing w:line="276" w:lineRule="auto"/>
      </w:pPr>
      <w:r>
        <w:rPr>
          <w:b/>
        </w:rPr>
        <w:t>Model:</w:t>
      </w:r>
      <w:r>
        <w:t xml:space="preserve"> Expense, User, Category, </w:t>
      </w:r>
      <w:proofErr w:type="spellStart"/>
      <w:r>
        <w:t>PaymentMethod</w:t>
      </w:r>
      <w:proofErr w:type="spellEnd"/>
    </w:p>
    <w:p w14:paraId="58972B0E" w14:textId="77777777" w:rsidR="00CE34D7" w:rsidRDefault="00000000">
      <w:pPr>
        <w:numPr>
          <w:ilvl w:val="1"/>
          <w:numId w:val="30"/>
        </w:numPr>
        <w:spacing w:line="276" w:lineRule="auto"/>
      </w:pPr>
      <w:r>
        <w:rPr>
          <w:b/>
        </w:rPr>
        <w:t>View</w:t>
      </w:r>
      <w:r>
        <w:t xml:space="preserve">: </w:t>
      </w:r>
      <w:proofErr w:type="spellStart"/>
      <w:r>
        <w:t>ExpenseListView</w:t>
      </w:r>
      <w:proofErr w:type="spellEnd"/>
      <w:r>
        <w:t xml:space="preserve">, </w:t>
      </w:r>
      <w:proofErr w:type="spellStart"/>
      <w:r>
        <w:t>ExpenseDetailView</w:t>
      </w:r>
      <w:proofErr w:type="spellEnd"/>
      <w:r>
        <w:t xml:space="preserve">, </w:t>
      </w:r>
      <w:proofErr w:type="spellStart"/>
      <w:r>
        <w:t>ReportView</w:t>
      </w:r>
      <w:proofErr w:type="spellEnd"/>
    </w:p>
    <w:p w14:paraId="3A5BAF4C" w14:textId="77777777" w:rsidR="00CE34D7" w:rsidRDefault="00000000">
      <w:pPr>
        <w:numPr>
          <w:ilvl w:val="1"/>
          <w:numId w:val="30"/>
        </w:numPr>
        <w:spacing w:line="276" w:lineRule="auto"/>
      </w:pPr>
      <w:r>
        <w:rPr>
          <w:b/>
        </w:rPr>
        <w:t xml:space="preserve">Controller: </w:t>
      </w:r>
      <w:proofErr w:type="spellStart"/>
      <w:r>
        <w:t>ExpenseController</w:t>
      </w:r>
      <w:proofErr w:type="spellEnd"/>
      <w:r>
        <w:t xml:space="preserve">, </w:t>
      </w:r>
      <w:proofErr w:type="spellStart"/>
      <w:r>
        <w:t>UserController</w:t>
      </w:r>
      <w:proofErr w:type="spellEnd"/>
      <w:r>
        <w:t xml:space="preserve">, </w:t>
      </w:r>
      <w:proofErr w:type="spellStart"/>
      <w:r>
        <w:t>ReportController</w:t>
      </w:r>
      <w:proofErr w:type="spellEnd"/>
    </w:p>
    <w:p w14:paraId="6A60D012" w14:textId="77777777" w:rsidR="00CE34D7" w:rsidRDefault="00000000">
      <w:pPr>
        <w:spacing w:line="276" w:lineRule="auto"/>
        <w:rPr>
          <w:b/>
          <w:u w:val="single"/>
        </w:rPr>
      </w:pPr>
      <w:r>
        <w:rPr>
          <w:b/>
          <w:u w:val="single"/>
        </w:rPr>
        <w:t>Factory Method Pattern:</w:t>
      </w:r>
    </w:p>
    <w:p w14:paraId="1F1B3E19" w14:textId="77777777" w:rsidR="00CE34D7" w:rsidRDefault="00CE34D7">
      <w:pPr>
        <w:spacing w:line="276" w:lineRule="auto"/>
      </w:pPr>
    </w:p>
    <w:p w14:paraId="732A0CB6" w14:textId="77777777" w:rsidR="00CE34D7" w:rsidRDefault="00000000">
      <w:pPr>
        <w:numPr>
          <w:ilvl w:val="0"/>
          <w:numId w:val="22"/>
        </w:numPr>
        <w:spacing w:line="276" w:lineRule="auto"/>
      </w:pPr>
      <w:r>
        <w:t>The Factory Method pattern provides an interface for creating objects but allows subclasses to alter the type of objects that will be created. This pattern has been employed to decouple object creation from the client code and enhance extensibility.</w:t>
      </w:r>
    </w:p>
    <w:p w14:paraId="2F3694D5" w14:textId="77777777" w:rsidR="00CE34D7" w:rsidRDefault="00000000">
      <w:pPr>
        <w:numPr>
          <w:ilvl w:val="0"/>
          <w:numId w:val="22"/>
        </w:numPr>
        <w:spacing w:line="276" w:lineRule="auto"/>
        <w:rPr>
          <w:b/>
        </w:rPr>
      </w:pPr>
      <w:r>
        <w:rPr>
          <w:b/>
        </w:rPr>
        <w:t>Relevant classes:</w:t>
      </w:r>
    </w:p>
    <w:p w14:paraId="5BF88CD0" w14:textId="77777777" w:rsidR="00CE34D7" w:rsidRDefault="00000000">
      <w:pPr>
        <w:numPr>
          <w:ilvl w:val="1"/>
          <w:numId w:val="22"/>
        </w:numPr>
        <w:spacing w:line="276" w:lineRule="auto"/>
      </w:pPr>
      <w:proofErr w:type="spellStart"/>
      <w:r>
        <w:t>ExpenseFactory</w:t>
      </w:r>
      <w:proofErr w:type="spellEnd"/>
    </w:p>
    <w:p w14:paraId="693EF4CE" w14:textId="77777777" w:rsidR="00CE34D7" w:rsidRDefault="00CE34D7">
      <w:pPr>
        <w:spacing w:line="276" w:lineRule="auto"/>
        <w:ind w:left="1440"/>
      </w:pPr>
    </w:p>
    <w:p w14:paraId="2F427C99" w14:textId="77777777" w:rsidR="00CE34D7" w:rsidRDefault="00000000">
      <w:pPr>
        <w:spacing w:line="276" w:lineRule="auto"/>
        <w:rPr>
          <w:b/>
          <w:u w:val="single"/>
        </w:rPr>
      </w:pPr>
      <w:r>
        <w:rPr>
          <w:b/>
          <w:u w:val="single"/>
        </w:rPr>
        <w:t>Singleton Pattern:</w:t>
      </w:r>
    </w:p>
    <w:p w14:paraId="24B2B36E" w14:textId="77777777" w:rsidR="00CE34D7" w:rsidRDefault="00CE34D7">
      <w:pPr>
        <w:spacing w:line="276" w:lineRule="auto"/>
        <w:rPr>
          <w:b/>
          <w:u w:val="single"/>
        </w:rPr>
      </w:pPr>
    </w:p>
    <w:p w14:paraId="769A3F20" w14:textId="77777777" w:rsidR="00CE34D7" w:rsidRDefault="00000000">
      <w:pPr>
        <w:numPr>
          <w:ilvl w:val="0"/>
          <w:numId w:val="35"/>
        </w:numPr>
        <w:spacing w:line="276" w:lineRule="auto"/>
      </w:pPr>
      <w:r>
        <w:t>The Singleton pattern ensures that a class has only one instance and provides a global point of access to that instance. This pattern has been utilized to ensure that certain resources, such as the database connection, are instantiated only once throughout the application.</w:t>
      </w:r>
    </w:p>
    <w:p w14:paraId="1674A95C" w14:textId="77777777" w:rsidR="00CE34D7" w:rsidRDefault="00000000">
      <w:pPr>
        <w:numPr>
          <w:ilvl w:val="0"/>
          <w:numId w:val="35"/>
        </w:numPr>
        <w:spacing w:line="276" w:lineRule="auto"/>
      </w:pPr>
      <w:r>
        <w:t>Relevant classes:</w:t>
      </w:r>
    </w:p>
    <w:p w14:paraId="1491F648" w14:textId="77777777" w:rsidR="00CE34D7" w:rsidRDefault="00000000">
      <w:pPr>
        <w:numPr>
          <w:ilvl w:val="1"/>
          <w:numId w:val="35"/>
        </w:numPr>
        <w:spacing w:line="276" w:lineRule="auto"/>
      </w:pPr>
      <w:proofErr w:type="spellStart"/>
      <w:r>
        <w:t>DatabaseConnection</w:t>
      </w:r>
      <w:proofErr w:type="spellEnd"/>
    </w:p>
    <w:p w14:paraId="3EA1E30D" w14:textId="77777777" w:rsidR="00CE34D7" w:rsidRDefault="00000000">
      <w:pPr>
        <w:spacing w:line="276" w:lineRule="auto"/>
        <w:rPr>
          <w:b/>
          <w:u w:val="single"/>
        </w:rPr>
      </w:pPr>
      <w:r>
        <w:rPr>
          <w:b/>
          <w:u w:val="single"/>
        </w:rPr>
        <w:t>Observer Pattern:</w:t>
      </w:r>
    </w:p>
    <w:p w14:paraId="63903AB8" w14:textId="77777777" w:rsidR="00CE34D7" w:rsidRDefault="00CE34D7">
      <w:pPr>
        <w:spacing w:line="276" w:lineRule="auto"/>
      </w:pPr>
    </w:p>
    <w:p w14:paraId="2F298C3F" w14:textId="77777777" w:rsidR="00CE34D7" w:rsidRDefault="00000000">
      <w:pPr>
        <w:numPr>
          <w:ilvl w:val="0"/>
          <w:numId w:val="13"/>
        </w:numPr>
        <w:spacing w:line="276" w:lineRule="auto"/>
      </w:pPr>
      <w:r>
        <w:t>The Observer pattern defines a one-to-many dependency between objects so that when one object changes state, all its dependents are notified and updated automatically. This pattern has been applied to facilitate communication between components and enable real-time updates.</w:t>
      </w:r>
    </w:p>
    <w:p w14:paraId="67F619D6" w14:textId="77777777" w:rsidR="00CE34D7" w:rsidRDefault="00000000">
      <w:pPr>
        <w:numPr>
          <w:ilvl w:val="0"/>
          <w:numId w:val="13"/>
        </w:numPr>
        <w:spacing w:line="276" w:lineRule="auto"/>
      </w:pPr>
      <w:r>
        <w:t>Relevant classes:</w:t>
      </w:r>
    </w:p>
    <w:p w14:paraId="674A157C" w14:textId="77777777" w:rsidR="00CE34D7" w:rsidRDefault="00000000">
      <w:pPr>
        <w:numPr>
          <w:ilvl w:val="1"/>
          <w:numId w:val="13"/>
        </w:numPr>
        <w:spacing w:line="276" w:lineRule="auto"/>
      </w:pPr>
      <w:proofErr w:type="spellStart"/>
      <w:r>
        <w:t>ExpenseSubject</w:t>
      </w:r>
      <w:proofErr w:type="spellEnd"/>
      <w:r>
        <w:t xml:space="preserve">, </w:t>
      </w:r>
      <w:proofErr w:type="spellStart"/>
      <w:r>
        <w:t>ExpenseObserver</w:t>
      </w:r>
      <w:proofErr w:type="spellEnd"/>
    </w:p>
    <w:p w14:paraId="202721B9" w14:textId="77777777" w:rsidR="00CE34D7" w:rsidRDefault="00CE34D7">
      <w:pPr>
        <w:spacing w:line="276" w:lineRule="auto"/>
        <w:ind w:left="1440"/>
      </w:pPr>
    </w:p>
    <w:p w14:paraId="18456A5C" w14:textId="77777777" w:rsidR="00CE34D7" w:rsidRDefault="00000000">
      <w:pPr>
        <w:spacing w:line="276" w:lineRule="auto"/>
        <w:rPr>
          <w:b/>
          <w:u w:val="single"/>
        </w:rPr>
      </w:pPr>
      <w:r>
        <w:rPr>
          <w:b/>
          <w:u w:val="single"/>
        </w:rPr>
        <w:t>Strategy Pattern:</w:t>
      </w:r>
    </w:p>
    <w:p w14:paraId="3A0E0F15" w14:textId="77777777" w:rsidR="00CE34D7" w:rsidRDefault="00CE34D7">
      <w:pPr>
        <w:spacing w:line="276" w:lineRule="auto"/>
      </w:pPr>
    </w:p>
    <w:p w14:paraId="4865734B" w14:textId="77777777" w:rsidR="00CE34D7" w:rsidRDefault="00000000">
      <w:pPr>
        <w:numPr>
          <w:ilvl w:val="0"/>
          <w:numId w:val="14"/>
        </w:numPr>
        <w:spacing w:line="276" w:lineRule="auto"/>
      </w:pPr>
      <w:r>
        <w:t>The Strategy pattern defines a family of algorithms, encapsulates each one, and makes them interchangeable. This pattern has been utilized to enable the dynamic selection of algorithms at runtime, thereby enhancing flexibility.</w:t>
      </w:r>
    </w:p>
    <w:p w14:paraId="7704D5D7" w14:textId="77777777" w:rsidR="00CE34D7" w:rsidRDefault="00000000">
      <w:pPr>
        <w:numPr>
          <w:ilvl w:val="0"/>
          <w:numId w:val="14"/>
        </w:numPr>
        <w:spacing w:line="276" w:lineRule="auto"/>
      </w:pPr>
      <w:r>
        <w:t>Relevant classes:</w:t>
      </w:r>
    </w:p>
    <w:p w14:paraId="0F8C91E5" w14:textId="77777777" w:rsidR="00CE34D7" w:rsidRDefault="00000000">
      <w:pPr>
        <w:numPr>
          <w:ilvl w:val="1"/>
          <w:numId w:val="14"/>
        </w:numPr>
        <w:spacing w:line="276" w:lineRule="auto"/>
      </w:pPr>
      <w:proofErr w:type="spellStart"/>
      <w:r>
        <w:t>ExpenseSortingStrategy</w:t>
      </w:r>
      <w:proofErr w:type="spellEnd"/>
      <w:r>
        <w:t xml:space="preserve">, </w:t>
      </w:r>
      <w:proofErr w:type="spellStart"/>
      <w:r>
        <w:t>DateSortingStrategy</w:t>
      </w:r>
      <w:proofErr w:type="spellEnd"/>
      <w:r>
        <w:t xml:space="preserve">, </w:t>
      </w:r>
      <w:proofErr w:type="spellStart"/>
      <w:r>
        <w:t>AmountSortingStrategy</w:t>
      </w:r>
      <w:proofErr w:type="spellEnd"/>
    </w:p>
    <w:p w14:paraId="1EC5AA2D" w14:textId="77777777" w:rsidR="00CE34D7" w:rsidRDefault="00000000">
      <w:pPr>
        <w:pStyle w:val="Heading2"/>
        <w:numPr>
          <w:ilvl w:val="1"/>
          <w:numId w:val="15"/>
        </w:numPr>
      </w:pPr>
      <w:bookmarkStart w:id="47" w:name="_4f1mdlm" w:colFirst="0" w:colLast="0"/>
      <w:bookmarkEnd w:id="47"/>
      <w:r>
        <w:t>Make a Sequence and a Collaboration diagram of following.</w:t>
      </w:r>
    </w:p>
    <w:p w14:paraId="201E4BBA" w14:textId="77777777" w:rsidR="00CE34D7" w:rsidRDefault="00000000">
      <w:pPr>
        <w:pStyle w:val="Heading3"/>
        <w:numPr>
          <w:ilvl w:val="2"/>
          <w:numId w:val="15"/>
        </w:numPr>
      </w:pPr>
      <w:bookmarkStart w:id="48" w:name="_2u6wntf" w:colFirst="0" w:colLast="0"/>
      <w:bookmarkEnd w:id="48"/>
      <w:r>
        <w:t>Scenario 1</w:t>
      </w:r>
    </w:p>
    <w:p w14:paraId="454BEE12" w14:textId="77777777" w:rsidR="00CE34D7" w:rsidRDefault="00000000">
      <w:r>
        <w:lastRenderedPageBreak/>
        <w:t>In this scenario, let's consider a user logging into the expense tracker system and adding a new expense entry.</w:t>
      </w:r>
    </w:p>
    <w:p w14:paraId="0CF8F7AB" w14:textId="77777777" w:rsidR="00CE34D7" w:rsidRDefault="00000000">
      <w:pPr>
        <w:jc w:val="center"/>
      </w:pPr>
      <w:r>
        <w:rPr>
          <w:noProof/>
        </w:rPr>
        <w:drawing>
          <wp:inline distT="114300" distB="114300" distL="114300" distR="114300" wp14:anchorId="47B3CF03" wp14:editId="5819792F">
            <wp:extent cx="3237169" cy="4070032"/>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3237169" cy="4070032"/>
                    </a:xfrm>
                    <a:prstGeom prst="rect">
                      <a:avLst/>
                    </a:prstGeom>
                    <a:ln/>
                  </pic:spPr>
                </pic:pic>
              </a:graphicData>
            </a:graphic>
          </wp:inline>
        </w:drawing>
      </w:r>
    </w:p>
    <w:p w14:paraId="46420767" w14:textId="77777777" w:rsidR="00CE34D7" w:rsidRDefault="00000000">
      <w:pPr>
        <w:pStyle w:val="Heading3"/>
        <w:numPr>
          <w:ilvl w:val="2"/>
          <w:numId w:val="15"/>
        </w:numPr>
      </w:pPr>
      <w:bookmarkStart w:id="49" w:name="_19c6y18" w:colFirst="0" w:colLast="0"/>
      <w:bookmarkEnd w:id="49"/>
      <w:r>
        <w:t>Scenario 2</w:t>
      </w:r>
    </w:p>
    <w:p w14:paraId="6E22E1AB" w14:textId="77777777" w:rsidR="00CE34D7" w:rsidRDefault="00000000">
      <w:r>
        <w:t>In this scenario, let's consider a user generating a monthly expense report.</w:t>
      </w:r>
    </w:p>
    <w:p w14:paraId="4B384280" w14:textId="77777777" w:rsidR="00CE34D7" w:rsidRDefault="00CE34D7"/>
    <w:p w14:paraId="485BF933" w14:textId="77777777" w:rsidR="00CE34D7" w:rsidRDefault="00000000">
      <w:pPr>
        <w:jc w:val="center"/>
      </w:pPr>
      <w:r>
        <w:rPr>
          <w:noProof/>
        </w:rPr>
        <w:drawing>
          <wp:inline distT="114300" distB="114300" distL="114300" distR="114300" wp14:anchorId="644AEAC5" wp14:editId="291D7A95">
            <wp:extent cx="3638550" cy="2813482"/>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3638550" cy="2813482"/>
                    </a:xfrm>
                    <a:prstGeom prst="rect">
                      <a:avLst/>
                    </a:prstGeom>
                    <a:ln/>
                  </pic:spPr>
                </pic:pic>
              </a:graphicData>
            </a:graphic>
          </wp:inline>
        </w:drawing>
      </w:r>
    </w:p>
    <w:p w14:paraId="0B73E50F" w14:textId="77777777" w:rsidR="00CE34D7" w:rsidRDefault="00000000">
      <w:pPr>
        <w:pStyle w:val="Heading1"/>
        <w:numPr>
          <w:ilvl w:val="0"/>
          <w:numId w:val="15"/>
        </w:numPr>
      </w:pPr>
      <w:bookmarkStart w:id="50" w:name="_3tbugp1" w:colFirst="0" w:colLast="0"/>
      <w:bookmarkEnd w:id="50"/>
      <w:r>
        <w:lastRenderedPageBreak/>
        <w:t>Estimation</w:t>
      </w:r>
    </w:p>
    <w:p w14:paraId="78272785" w14:textId="77777777" w:rsidR="00CE34D7" w:rsidRDefault="00000000">
      <w:pPr>
        <w:pStyle w:val="Heading2"/>
        <w:numPr>
          <w:ilvl w:val="1"/>
          <w:numId w:val="15"/>
        </w:numPr>
      </w:pPr>
      <w:bookmarkStart w:id="51" w:name="_28h4qwu" w:colFirst="0" w:colLast="0"/>
      <w:bookmarkEnd w:id="51"/>
      <w:r>
        <w:t>Cost Benefit Estimation</w:t>
      </w:r>
    </w:p>
    <w:p w14:paraId="11240691" w14:textId="77777777" w:rsidR="00CE34D7" w:rsidRDefault="00000000">
      <w:pPr>
        <w:rPr>
          <w:b/>
        </w:rPr>
      </w:pPr>
      <w:r>
        <w:rPr>
          <w:b/>
        </w:rPr>
        <w:t>Assuming:</w:t>
      </w:r>
    </w:p>
    <w:p w14:paraId="2E1C95DC" w14:textId="77777777" w:rsidR="00CE34D7" w:rsidRDefault="00CE34D7"/>
    <w:p w14:paraId="19ADE0B5" w14:textId="77777777" w:rsidR="00CE34D7" w:rsidRDefault="00000000">
      <w:r>
        <w:t>Cost of development and maintenance for the first year: $100,000</w:t>
      </w:r>
    </w:p>
    <w:p w14:paraId="3E9233AE" w14:textId="77777777" w:rsidR="00CE34D7" w:rsidRDefault="00000000">
      <w:r>
        <w:t>Expected benefits from increased productivity and cost savings: $150,000</w:t>
      </w:r>
    </w:p>
    <w:p w14:paraId="09D56F55" w14:textId="77777777" w:rsidR="00CE34D7" w:rsidRDefault="00000000">
      <w:pPr>
        <w:pStyle w:val="Heading3"/>
        <w:numPr>
          <w:ilvl w:val="2"/>
          <w:numId w:val="15"/>
        </w:numPr>
      </w:pPr>
      <w:bookmarkStart w:id="52" w:name="_nmf14n" w:colFirst="0" w:colLast="0"/>
      <w:bookmarkEnd w:id="52"/>
      <w:r>
        <w:t>Return of Investment (ROI) {1</w:t>
      </w:r>
      <w:r>
        <w:rPr>
          <w:vertAlign w:val="superscript"/>
        </w:rPr>
        <w:t>st</w:t>
      </w:r>
      <w:r>
        <w:t xml:space="preserve"> year}</w:t>
      </w:r>
    </w:p>
    <w:p w14:paraId="5C1CD08A" w14:textId="77777777" w:rsidR="00CE34D7" w:rsidRDefault="00000000">
      <w:r>
        <w:t>ROI = 150,000 / 100,000 = 1.5</w:t>
      </w:r>
    </w:p>
    <w:p w14:paraId="587934F8" w14:textId="77777777" w:rsidR="00CE34D7" w:rsidRDefault="00000000">
      <w:pPr>
        <w:pStyle w:val="Heading3"/>
        <w:numPr>
          <w:ilvl w:val="2"/>
          <w:numId w:val="15"/>
        </w:numPr>
      </w:pPr>
      <w:bookmarkStart w:id="53" w:name="_37m2jsg" w:colFirst="0" w:colLast="0"/>
      <w:bookmarkEnd w:id="53"/>
      <w:r>
        <w:t>%gain on ROI {1</w:t>
      </w:r>
      <w:r>
        <w:rPr>
          <w:vertAlign w:val="superscript"/>
        </w:rPr>
        <w:t>st</w:t>
      </w:r>
      <w:r>
        <w:t xml:space="preserve"> year}</w:t>
      </w:r>
    </w:p>
    <w:p w14:paraId="3CF1EB15" w14:textId="77777777" w:rsidR="00CE34D7" w:rsidRDefault="00000000">
      <w:pPr>
        <w:rPr>
          <w:rFonts w:ascii="Arial" w:eastAsia="Arial" w:hAnsi="Arial" w:cs="Arial"/>
          <w:i/>
          <w:sz w:val="22"/>
          <w:szCs w:val="22"/>
        </w:rPr>
      </w:pPr>
      <w:r>
        <w:rPr>
          <w:rFonts w:ascii="Arial" w:eastAsia="Arial" w:hAnsi="Arial" w:cs="Arial"/>
          <w:i/>
          <w:sz w:val="22"/>
          <w:szCs w:val="22"/>
        </w:rPr>
        <w:t>% gain on ROI = ((150,000 – 100,000) / 100,000) * 100 = 50%</w:t>
      </w:r>
    </w:p>
    <w:p w14:paraId="27D44811" w14:textId="77777777" w:rsidR="00CE34D7" w:rsidRDefault="00000000">
      <w:pPr>
        <w:pStyle w:val="Heading3"/>
        <w:numPr>
          <w:ilvl w:val="2"/>
          <w:numId w:val="15"/>
        </w:numPr>
      </w:pPr>
      <w:bookmarkStart w:id="54" w:name="_1mrcu09" w:colFirst="0" w:colLast="0"/>
      <w:bookmarkEnd w:id="54"/>
      <w:r>
        <w:t>Payback Period in years</w:t>
      </w:r>
    </w:p>
    <w:p w14:paraId="15DD79F0" w14:textId="77777777" w:rsidR="00CE34D7" w:rsidRDefault="00000000">
      <w:r>
        <w:t>Payback period = 100,000 / 150,000 = 0.67 years</w:t>
      </w:r>
    </w:p>
    <w:p w14:paraId="6C9BA3C8" w14:textId="77777777" w:rsidR="00CE34D7" w:rsidRDefault="00000000">
      <w:pPr>
        <w:pStyle w:val="Heading2"/>
        <w:numPr>
          <w:ilvl w:val="1"/>
          <w:numId w:val="15"/>
        </w:numPr>
      </w:pPr>
      <w:bookmarkStart w:id="55" w:name="_46r0co2" w:colFirst="0" w:colLast="0"/>
      <w:bookmarkEnd w:id="55"/>
      <w:r>
        <w:t>FP based Estimation</w:t>
      </w:r>
    </w:p>
    <w:p w14:paraId="29E72752" w14:textId="77777777" w:rsidR="00CE34D7" w:rsidRDefault="00000000">
      <w:r>
        <w:t>Let's assume the following:</w:t>
      </w:r>
    </w:p>
    <w:p w14:paraId="23DC2B6A" w14:textId="77777777" w:rsidR="00CE34D7" w:rsidRDefault="00CE34D7"/>
    <w:p w14:paraId="507A44F1" w14:textId="77777777" w:rsidR="00CE34D7" w:rsidRDefault="00000000">
      <w:pPr>
        <w:numPr>
          <w:ilvl w:val="0"/>
          <w:numId w:val="6"/>
        </w:numPr>
        <w:pBdr>
          <w:top w:val="nil"/>
          <w:left w:val="nil"/>
          <w:bottom w:val="nil"/>
          <w:right w:val="nil"/>
          <w:between w:val="nil"/>
        </w:pBdr>
        <w:jc w:val="both"/>
      </w:pPr>
      <w:r>
        <w:rPr>
          <w:color w:val="000000"/>
        </w:rPr>
        <w:t>External Inputs (EI): 30</w:t>
      </w:r>
    </w:p>
    <w:p w14:paraId="7DB3BDAB" w14:textId="77777777" w:rsidR="00CE34D7" w:rsidRDefault="00000000">
      <w:pPr>
        <w:numPr>
          <w:ilvl w:val="0"/>
          <w:numId w:val="6"/>
        </w:numPr>
        <w:pBdr>
          <w:top w:val="nil"/>
          <w:left w:val="nil"/>
          <w:bottom w:val="nil"/>
          <w:right w:val="nil"/>
          <w:between w:val="nil"/>
        </w:pBdr>
        <w:jc w:val="both"/>
      </w:pPr>
      <w:r>
        <w:rPr>
          <w:color w:val="000000"/>
        </w:rPr>
        <w:t>External Outputs (EO): 20</w:t>
      </w:r>
    </w:p>
    <w:p w14:paraId="73804D71" w14:textId="77777777" w:rsidR="00CE34D7" w:rsidRDefault="00000000">
      <w:pPr>
        <w:numPr>
          <w:ilvl w:val="0"/>
          <w:numId w:val="6"/>
        </w:numPr>
        <w:pBdr>
          <w:top w:val="nil"/>
          <w:left w:val="nil"/>
          <w:bottom w:val="nil"/>
          <w:right w:val="nil"/>
          <w:between w:val="nil"/>
        </w:pBdr>
        <w:jc w:val="both"/>
      </w:pPr>
      <w:r>
        <w:rPr>
          <w:color w:val="000000"/>
        </w:rPr>
        <w:t>External Inquiries (EQ): 15</w:t>
      </w:r>
    </w:p>
    <w:p w14:paraId="1C27DFDD" w14:textId="77777777" w:rsidR="00CE34D7" w:rsidRDefault="00000000">
      <w:pPr>
        <w:numPr>
          <w:ilvl w:val="0"/>
          <w:numId w:val="6"/>
        </w:numPr>
        <w:pBdr>
          <w:top w:val="nil"/>
          <w:left w:val="nil"/>
          <w:bottom w:val="nil"/>
          <w:right w:val="nil"/>
          <w:between w:val="nil"/>
        </w:pBdr>
        <w:jc w:val="both"/>
      </w:pPr>
      <w:r>
        <w:rPr>
          <w:color w:val="000000"/>
        </w:rPr>
        <w:t>Internal Logical Files (ILF): 10</w:t>
      </w:r>
    </w:p>
    <w:p w14:paraId="40C3E5D8" w14:textId="77777777" w:rsidR="00CE34D7" w:rsidRDefault="00000000">
      <w:pPr>
        <w:numPr>
          <w:ilvl w:val="0"/>
          <w:numId w:val="6"/>
        </w:numPr>
        <w:pBdr>
          <w:top w:val="nil"/>
          <w:left w:val="nil"/>
          <w:bottom w:val="nil"/>
          <w:right w:val="nil"/>
          <w:between w:val="nil"/>
        </w:pBdr>
        <w:jc w:val="both"/>
      </w:pPr>
      <w:r>
        <w:rPr>
          <w:color w:val="000000"/>
        </w:rPr>
        <w:t>External Interface Files (EIF): 5</w:t>
      </w:r>
    </w:p>
    <w:p w14:paraId="36557107" w14:textId="77777777" w:rsidR="00CE34D7" w:rsidRDefault="00CE34D7">
      <w:pPr>
        <w:jc w:val="both"/>
      </w:pPr>
    </w:p>
    <w:p w14:paraId="06DDE00E" w14:textId="77777777" w:rsidR="00CE34D7" w:rsidRDefault="00000000">
      <w:pPr>
        <w:jc w:val="both"/>
      </w:pPr>
      <w:r>
        <w:t xml:space="preserve">Total Function Point (FP) can be calculated using the following formula: </w:t>
      </w:r>
    </w:p>
    <w:p w14:paraId="08E929A5" w14:textId="77777777" w:rsidR="00CE34D7" w:rsidRDefault="00CE34D7">
      <w:pPr>
        <w:jc w:val="both"/>
      </w:pPr>
    </w:p>
    <w:p w14:paraId="73EF4706" w14:textId="77777777" w:rsidR="00CE34D7" w:rsidRDefault="00000000">
      <w:pPr>
        <w:jc w:val="both"/>
      </w:pPr>
      <w:r>
        <w:t>FP = (EI * 4) + (EO * 5) + (EQ * 4) + (ILF * 7) + (EIF * 5)</w:t>
      </w:r>
    </w:p>
    <w:p w14:paraId="3D84B833" w14:textId="77777777" w:rsidR="00CE34D7" w:rsidRDefault="00CE34D7">
      <w:pPr>
        <w:jc w:val="both"/>
      </w:pPr>
    </w:p>
    <w:p w14:paraId="279B62A8" w14:textId="77777777" w:rsidR="00CE34D7" w:rsidRDefault="00000000">
      <w:pPr>
        <w:jc w:val="both"/>
      </w:pPr>
      <w:r>
        <w:t>Plugging the values:</w:t>
      </w:r>
    </w:p>
    <w:p w14:paraId="0F24909D" w14:textId="77777777" w:rsidR="00CE34D7" w:rsidRDefault="00CE34D7">
      <w:pPr>
        <w:jc w:val="both"/>
      </w:pPr>
    </w:p>
    <w:p w14:paraId="08CC98C0" w14:textId="77777777" w:rsidR="00CE34D7" w:rsidRDefault="00000000">
      <w:pPr>
        <w:jc w:val="both"/>
      </w:pPr>
      <w:r>
        <w:t>FP = (30 * 4) + (20 * 5) + (15 * 4) + (10 * 7) + (5 * 5)</w:t>
      </w:r>
    </w:p>
    <w:p w14:paraId="2C0CBCB1" w14:textId="77777777" w:rsidR="00CE34D7" w:rsidRDefault="00000000">
      <w:r>
        <w:t>FP = 120 + 100 + 60 + 70 + 25</w:t>
      </w:r>
    </w:p>
    <w:p w14:paraId="7FAF9BF4" w14:textId="77777777" w:rsidR="00CE34D7" w:rsidRDefault="00000000">
      <w:r>
        <w:t>FP = 375</w:t>
      </w:r>
    </w:p>
    <w:p w14:paraId="0EFECEB0" w14:textId="77777777" w:rsidR="00CE34D7" w:rsidRDefault="00000000">
      <w:pPr>
        <w:pStyle w:val="Heading2"/>
        <w:numPr>
          <w:ilvl w:val="1"/>
          <w:numId w:val="15"/>
        </w:numPr>
      </w:pPr>
      <w:bookmarkStart w:id="56" w:name="_2lwamvv" w:colFirst="0" w:colLast="0"/>
      <w:bookmarkEnd w:id="56"/>
      <w:r>
        <w:t>COCOMO Estimation</w:t>
      </w:r>
    </w:p>
    <w:p w14:paraId="604BF0E8" w14:textId="77777777" w:rsidR="00CE34D7" w:rsidRDefault="00000000">
      <w:pPr>
        <w:rPr>
          <w:vertAlign w:val="superscript"/>
        </w:rPr>
      </w:pPr>
      <w:r>
        <w:t>Effort = a * (FP)</w:t>
      </w:r>
      <w:r>
        <w:rPr>
          <w:vertAlign w:val="superscript"/>
        </w:rPr>
        <w:t>b</w:t>
      </w:r>
    </w:p>
    <w:p w14:paraId="5C65CC3F" w14:textId="77777777" w:rsidR="00CE34D7" w:rsidRDefault="00CE34D7"/>
    <w:p w14:paraId="4859702B" w14:textId="77777777" w:rsidR="00CE34D7" w:rsidRDefault="00000000">
      <w:r>
        <w:t>E = 2.4 * (375)</w:t>
      </w:r>
      <w:r>
        <w:rPr>
          <w:vertAlign w:val="superscript"/>
        </w:rPr>
        <w:t>1.05</w:t>
      </w:r>
    </w:p>
    <w:p w14:paraId="2A30EEF3" w14:textId="77777777" w:rsidR="00CE34D7" w:rsidRDefault="00000000">
      <w:proofErr w:type="gramStart"/>
      <w:r>
        <w:t>E  2.4</w:t>
      </w:r>
      <w:proofErr w:type="gramEnd"/>
      <w:r>
        <w:t xml:space="preserve"> * 423.16</w:t>
      </w:r>
    </w:p>
    <w:p w14:paraId="324BA523" w14:textId="77777777" w:rsidR="00CE34D7" w:rsidRDefault="00000000">
      <w:r>
        <w:t>E = 1015.6 person-month</w:t>
      </w:r>
    </w:p>
    <w:p w14:paraId="1B0B06C9" w14:textId="77777777" w:rsidR="00CE34D7" w:rsidRDefault="00CE34D7"/>
    <w:p w14:paraId="1110030C" w14:textId="77777777" w:rsidR="00CE34D7" w:rsidRDefault="00000000">
      <w:pPr>
        <w:pStyle w:val="Heading1"/>
        <w:numPr>
          <w:ilvl w:val="0"/>
          <w:numId w:val="15"/>
        </w:numPr>
      </w:pPr>
      <w:bookmarkStart w:id="57" w:name="_111kx3o" w:colFirst="0" w:colLast="0"/>
      <w:bookmarkEnd w:id="57"/>
      <w:r>
        <w:lastRenderedPageBreak/>
        <w:t>References</w:t>
      </w:r>
    </w:p>
    <w:p w14:paraId="2E51956A" w14:textId="77777777" w:rsidR="00CE34D7" w:rsidRDefault="00000000">
      <w:pPr>
        <w:numPr>
          <w:ilvl w:val="0"/>
          <w:numId w:val="23"/>
        </w:numPr>
        <w:rPr>
          <w:b/>
        </w:rPr>
      </w:pPr>
      <w:r>
        <w:rPr>
          <w:b/>
        </w:rPr>
        <w:t>Software Engineering: Theory and Practice</w:t>
      </w:r>
    </w:p>
    <w:p w14:paraId="0ADDC3E0" w14:textId="77777777" w:rsidR="00CE34D7" w:rsidRDefault="00CE34D7">
      <w:pPr>
        <w:ind w:left="720"/>
        <w:rPr>
          <w:b/>
        </w:rPr>
      </w:pPr>
    </w:p>
    <w:p w14:paraId="78B01CF9" w14:textId="77777777" w:rsidR="00CE34D7" w:rsidRDefault="00000000">
      <w:pPr>
        <w:ind w:left="720"/>
      </w:pPr>
      <w:r>
        <w:rPr>
          <w:b/>
        </w:rPr>
        <w:t xml:space="preserve">Authors: </w:t>
      </w:r>
      <w:r>
        <w:t>Shari Pfleeger and Joanne Atlee</w:t>
      </w:r>
    </w:p>
    <w:p w14:paraId="175469EE" w14:textId="77777777" w:rsidR="00CE34D7" w:rsidRDefault="00000000">
      <w:pPr>
        <w:ind w:left="720"/>
      </w:pPr>
      <w:r>
        <w:rPr>
          <w:b/>
        </w:rPr>
        <w:t xml:space="preserve">Edition: </w:t>
      </w:r>
      <w:r>
        <w:t>4th Edition</w:t>
      </w:r>
    </w:p>
    <w:p w14:paraId="1C70917A" w14:textId="77777777" w:rsidR="00CE34D7" w:rsidRDefault="00000000">
      <w:pPr>
        <w:ind w:left="720"/>
      </w:pPr>
      <w:r>
        <w:rPr>
          <w:b/>
        </w:rPr>
        <w:t>Chapters:</w:t>
      </w:r>
      <w:r>
        <w:t xml:space="preserve"> Selected chapters</w:t>
      </w:r>
    </w:p>
    <w:p w14:paraId="2589A9C6" w14:textId="77777777" w:rsidR="00CE34D7" w:rsidRDefault="00000000">
      <w:pPr>
        <w:ind w:left="720"/>
      </w:pPr>
      <w:r>
        <w:rPr>
          <w:b/>
        </w:rPr>
        <w:t>Publication Year</w:t>
      </w:r>
      <w:r>
        <w:t>: Not specified</w:t>
      </w:r>
    </w:p>
    <w:p w14:paraId="2D42CA1A" w14:textId="77777777" w:rsidR="00CE34D7" w:rsidRDefault="00CE34D7">
      <w:pPr>
        <w:ind w:left="720"/>
      </w:pPr>
    </w:p>
    <w:p w14:paraId="7650119F" w14:textId="77777777" w:rsidR="00CE34D7" w:rsidRDefault="00000000">
      <w:pPr>
        <w:numPr>
          <w:ilvl w:val="0"/>
          <w:numId w:val="23"/>
        </w:numPr>
        <w:rPr>
          <w:b/>
        </w:rPr>
      </w:pPr>
      <w:r>
        <w:rPr>
          <w:b/>
        </w:rPr>
        <w:t>Software Engineering: A Practitioner’s Approach</w:t>
      </w:r>
    </w:p>
    <w:p w14:paraId="78C0FA38" w14:textId="77777777" w:rsidR="00CE34D7" w:rsidRDefault="00CE34D7"/>
    <w:p w14:paraId="1E4C211E" w14:textId="77777777" w:rsidR="00CE34D7" w:rsidRDefault="00000000">
      <w:pPr>
        <w:ind w:left="720"/>
      </w:pPr>
      <w:r>
        <w:rPr>
          <w:b/>
        </w:rPr>
        <w:t xml:space="preserve">Author: </w:t>
      </w:r>
      <w:r>
        <w:t>Roger S. Pressman</w:t>
      </w:r>
    </w:p>
    <w:p w14:paraId="699F4F97" w14:textId="77777777" w:rsidR="00CE34D7" w:rsidRDefault="00000000">
      <w:pPr>
        <w:ind w:left="720"/>
      </w:pPr>
      <w:r>
        <w:rPr>
          <w:b/>
        </w:rPr>
        <w:t>Edition:</w:t>
      </w:r>
      <w:r>
        <w:t xml:space="preserve"> 7th Edition</w:t>
      </w:r>
    </w:p>
    <w:p w14:paraId="1FBD4FF0" w14:textId="77777777" w:rsidR="00CE34D7" w:rsidRDefault="00000000">
      <w:pPr>
        <w:ind w:left="720"/>
      </w:pPr>
      <w:r>
        <w:rPr>
          <w:b/>
        </w:rPr>
        <w:t xml:space="preserve">Chapters: </w:t>
      </w:r>
      <w:r>
        <w:t>Selected chapters</w:t>
      </w:r>
    </w:p>
    <w:p w14:paraId="3CB07C3C" w14:textId="77777777" w:rsidR="00CE34D7" w:rsidRDefault="00000000">
      <w:pPr>
        <w:ind w:left="720"/>
      </w:pPr>
      <w:r>
        <w:rPr>
          <w:b/>
        </w:rPr>
        <w:t>Publication Year</w:t>
      </w:r>
      <w:r>
        <w:t>: Not specified</w:t>
      </w:r>
    </w:p>
    <w:p w14:paraId="599ADFAA" w14:textId="77777777" w:rsidR="00CE34D7" w:rsidRDefault="00CE34D7"/>
    <w:p w14:paraId="25835CBE" w14:textId="77777777" w:rsidR="00CE34D7" w:rsidRDefault="00CE34D7">
      <w:pPr>
        <w:keepNext/>
        <w:keepLines/>
        <w:pBdr>
          <w:top w:val="nil"/>
          <w:left w:val="nil"/>
          <w:bottom w:val="nil"/>
          <w:right w:val="nil"/>
          <w:between w:val="nil"/>
        </w:pBdr>
        <w:spacing w:before="120" w:after="240" w:line="276" w:lineRule="auto"/>
        <w:rPr>
          <w:rFonts w:ascii="Times New Roman" w:eastAsia="Times New Roman" w:hAnsi="Times New Roman" w:cs="Times New Roman"/>
          <w:b/>
          <w:color w:val="000000"/>
          <w:sz w:val="20"/>
          <w:szCs w:val="20"/>
        </w:rPr>
      </w:pPr>
    </w:p>
    <w:sectPr w:rsidR="00CE34D7">
      <w:pgSz w:w="12240" w:h="15840"/>
      <w:pgMar w:top="1008" w:right="1152" w:bottom="1008" w:left="1152"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8A41E4" w14:textId="77777777" w:rsidR="002C18F7" w:rsidRDefault="002C18F7">
      <w:r>
        <w:separator/>
      </w:r>
    </w:p>
  </w:endnote>
  <w:endnote w:type="continuationSeparator" w:id="0">
    <w:p w14:paraId="46663C72" w14:textId="77777777" w:rsidR="002C18F7" w:rsidRDefault="002C18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1020DB" w14:textId="39E34F85" w:rsidR="00CE34D7" w:rsidRDefault="00000000">
    <w:pPr>
      <w:pBdr>
        <w:top w:val="nil"/>
        <w:left w:val="nil"/>
        <w:bottom w:val="nil"/>
        <w:right w:val="nil"/>
        <w:between w:val="nil"/>
      </w:pBdr>
      <w:tabs>
        <w:tab w:val="center" w:pos="4680"/>
        <w:tab w:val="right" w:pos="9360"/>
      </w:tabs>
      <w:rPr>
        <w:b/>
        <w:i/>
        <w:color w:val="000000"/>
        <w:sz w:val="20"/>
        <w:szCs w:val="20"/>
      </w:rPr>
    </w:pPr>
    <w:r>
      <w:rPr>
        <w:b/>
        <w:i/>
        <w:color w:val="000000"/>
        <w:sz w:val="20"/>
        <w:szCs w:val="20"/>
      </w:rPr>
      <w:t>0917</w:t>
    </w:r>
    <w:r>
      <w:rPr>
        <w:b/>
        <w:i/>
        <w:color w:val="000000"/>
        <w:sz w:val="20"/>
        <w:szCs w:val="20"/>
      </w:rPr>
      <w:tab/>
      <w:t>SDP Phase I</w:t>
    </w:r>
    <w:r w:rsidR="00530107">
      <w:rPr>
        <w:b/>
        <w:i/>
        <w:color w:val="000000"/>
        <w:sz w:val="20"/>
        <w:szCs w:val="20"/>
      </w:rPr>
      <w:t xml:space="preserve"> and II</w:t>
    </w:r>
    <w:r>
      <w:rPr>
        <w:b/>
        <w:i/>
        <w:color w:val="000000"/>
        <w:sz w:val="20"/>
        <w:szCs w:val="20"/>
      </w:rPr>
      <w:t xml:space="preserve"> (RS)</w:t>
    </w:r>
    <w:r>
      <w:rPr>
        <w:b/>
        <w:i/>
        <w:color w:val="000000"/>
        <w:sz w:val="20"/>
        <w:szCs w:val="20"/>
      </w:rPr>
      <w:tab/>
      <w:t xml:space="preserve">Page </w:t>
    </w:r>
    <w:r>
      <w:rPr>
        <w:b/>
        <w:i/>
        <w:color w:val="000000"/>
        <w:sz w:val="20"/>
        <w:szCs w:val="20"/>
      </w:rPr>
      <w:fldChar w:fldCharType="begin"/>
    </w:r>
    <w:r>
      <w:rPr>
        <w:b/>
        <w:i/>
        <w:color w:val="000000"/>
        <w:sz w:val="20"/>
        <w:szCs w:val="20"/>
      </w:rPr>
      <w:instrText>PAGE</w:instrText>
    </w:r>
    <w:r>
      <w:rPr>
        <w:b/>
        <w:i/>
        <w:color w:val="000000"/>
        <w:sz w:val="20"/>
        <w:szCs w:val="20"/>
      </w:rPr>
      <w:fldChar w:fldCharType="separate"/>
    </w:r>
    <w:r w:rsidR="00530107">
      <w:rPr>
        <w:b/>
        <w:i/>
        <w:noProof/>
        <w:color w:val="000000"/>
        <w:sz w:val="20"/>
        <w:szCs w:val="20"/>
      </w:rPr>
      <w:t>4</w:t>
    </w:r>
    <w:r>
      <w:rPr>
        <w:b/>
        <w:i/>
        <w:color w:val="000000"/>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2151F3" w14:textId="77777777" w:rsidR="002C18F7" w:rsidRDefault="002C18F7">
      <w:r>
        <w:separator/>
      </w:r>
    </w:p>
  </w:footnote>
  <w:footnote w:type="continuationSeparator" w:id="0">
    <w:p w14:paraId="7B2AD570" w14:textId="77777777" w:rsidR="002C18F7" w:rsidRDefault="002C18F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A757C" w14:textId="77777777" w:rsidR="00CE34D7" w:rsidRDefault="00000000">
    <w:pPr>
      <w:pBdr>
        <w:top w:val="nil"/>
        <w:left w:val="nil"/>
        <w:bottom w:val="nil"/>
        <w:right w:val="nil"/>
        <w:between w:val="nil"/>
      </w:pBdr>
      <w:tabs>
        <w:tab w:val="center" w:pos="4680"/>
        <w:tab w:val="right" w:pos="9360"/>
      </w:tabs>
      <w:rPr>
        <w:rFonts w:ascii="Arial" w:eastAsia="Arial" w:hAnsi="Arial" w:cs="Arial"/>
        <w:color w:val="000000"/>
        <w:sz w:val="20"/>
        <w:szCs w:val="20"/>
      </w:rPr>
    </w:pPr>
    <w:r>
      <w:rPr>
        <w:rFonts w:ascii="Arial" w:eastAsia="Arial" w:hAnsi="Arial" w:cs="Arial"/>
        <w:color w:val="000000"/>
        <w:sz w:val="20"/>
        <w:szCs w:val="20"/>
      </w:rPr>
      <w:tab/>
      <w:t>University of Central Punjab</w:t>
    </w:r>
    <w:r>
      <w:rPr>
        <w:rFonts w:ascii="Arial" w:eastAsia="Arial" w:hAnsi="Arial" w:cs="Arial"/>
        <w:color w:val="000000"/>
        <w:sz w:val="20"/>
        <w:szCs w:val="20"/>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1F3C2B" w14:textId="77777777" w:rsidR="00CE34D7" w:rsidRDefault="00000000">
    <w:pPr>
      <w:pBdr>
        <w:top w:val="nil"/>
        <w:left w:val="nil"/>
        <w:bottom w:val="nil"/>
        <w:right w:val="nil"/>
        <w:between w:val="nil"/>
      </w:pBdr>
      <w:tabs>
        <w:tab w:val="center" w:pos="4680"/>
        <w:tab w:val="right" w:pos="9360"/>
      </w:tabs>
      <w:jc w:val="center"/>
      <w:rPr>
        <w:b/>
        <w:i/>
        <w:color w:val="000000"/>
        <w:sz w:val="20"/>
        <w:szCs w:val="20"/>
      </w:rPr>
    </w:pPr>
    <w:r>
      <w:rPr>
        <w:b/>
        <w:i/>
        <w:color w:val="000000"/>
        <w:sz w:val="20"/>
        <w:szCs w:val="20"/>
      </w:rPr>
      <w:t>Expense Tracker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50A1E"/>
    <w:multiLevelType w:val="multilevel"/>
    <w:tmpl w:val="C0A03A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2594C1B"/>
    <w:multiLevelType w:val="multilevel"/>
    <w:tmpl w:val="ED50C86A"/>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 w15:restartNumberingAfterBreak="0">
    <w:nsid w:val="02674A1F"/>
    <w:multiLevelType w:val="multilevel"/>
    <w:tmpl w:val="90C445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8A96E9B"/>
    <w:multiLevelType w:val="multilevel"/>
    <w:tmpl w:val="1D5478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C0422BD"/>
    <w:multiLevelType w:val="multilevel"/>
    <w:tmpl w:val="E3A81E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26978BA"/>
    <w:multiLevelType w:val="multilevel"/>
    <w:tmpl w:val="91F4B8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52858C0"/>
    <w:multiLevelType w:val="multilevel"/>
    <w:tmpl w:val="177C79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80352F6"/>
    <w:multiLevelType w:val="multilevel"/>
    <w:tmpl w:val="F53A72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C274575"/>
    <w:multiLevelType w:val="multilevel"/>
    <w:tmpl w:val="C6B243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037122E"/>
    <w:multiLevelType w:val="multilevel"/>
    <w:tmpl w:val="20DA9C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1B6795C"/>
    <w:multiLevelType w:val="multilevel"/>
    <w:tmpl w:val="3E98A54C"/>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1" w15:restartNumberingAfterBreak="0">
    <w:nsid w:val="22931FE9"/>
    <w:multiLevelType w:val="multilevel"/>
    <w:tmpl w:val="CEF292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23EE26AF"/>
    <w:multiLevelType w:val="multilevel"/>
    <w:tmpl w:val="94D083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25A73C69"/>
    <w:multiLevelType w:val="multilevel"/>
    <w:tmpl w:val="A0F448C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280C1FEA"/>
    <w:multiLevelType w:val="multilevel"/>
    <w:tmpl w:val="0218A5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2AE84710"/>
    <w:multiLevelType w:val="multilevel"/>
    <w:tmpl w:val="F03242E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2B1B783C"/>
    <w:multiLevelType w:val="multilevel"/>
    <w:tmpl w:val="E7568E1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2F564441"/>
    <w:multiLevelType w:val="multilevel"/>
    <w:tmpl w:val="8B42D9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37BF499F"/>
    <w:multiLevelType w:val="multilevel"/>
    <w:tmpl w:val="37C297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3F137AE8"/>
    <w:multiLevelType w:val="multilevel"/>
    <w:tmpl w:val="E51035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40B51AC1"/>
    <w:multiLevelType w:val="multilevel"/>
    <w:tmpl w:val="45F663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424515B"/>
    <w:multiLevelType w:val="multilevel"/>
    <w:tmpl w:val="903CEA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7FD6A14"/>
    <w:multiLevelType w:val="multilevel"/>
    <w:tmpl w:val="A782CE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4ECC36F0"/>
    <w:multiLevelType w:val="multilevel"/>
    <w:tmpl w:val="CC14D79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525F47D0"/>
    <w:multiLevelType w:val="multilevel"/>
    <w:tmpl w:val="8FF04E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61F54989"/>
    <w:multiLevelType w:val="multilevel"/>
    <w:tmpl w:val="B4AA5D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29E02BB"/>
    <w:multiLevelType w:val="multilevel"/>
    <w:tmpl w:val="C1B02D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642C3B3B"/>
    <w:multiLevelType w:val="multilevel"/>
    <w:tmpl w:val="ECD670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66767C02"/>
    <w:multiLevelType w:val="multilevel"/>
    <w:tmpl w:val="6CA0D7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66BF6C64"/>
    <w:multiLevelType w:val="multilevel"/>
    <w:tmpl w:val="087821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707D394C"/>
    <w:multiLevelType w:val="multilevel"/>
    <w:tmpl w:val="C9D810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71192516"/>
    <w:multiLevelType w:val="multilevel"/>
    <w:tmpl w:val="0B7042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396032D"/>
    <w:multiLevelType w:val="multilevel"/>
    <w:tmpl w:val="18D4DA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77327EB7"/>
    <w:multiLevelType w:val="multilevel"/>
    <w:tmpl w:val="117E7E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775A1C11"/>
    <w:multiLevelType w:val="multilevel"/>
    <w:tmpl w:val="CAB663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7AA02E88"/>
    <w:multiLevelType w:val="multilevel"/>
    <w:tmpl w:val="9132A3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485731869">
    <w:abstractNumId w:val="26"/>
  </w:num>
  <w:num w:numId="2" w16cid:durableId="43143203">
    <w:abstractNumId w:val="0"/>
  </w:num>
  <w:num w:numId="3" w16cid:durableId="2086099685">
    <w:abstractNumId w:val="23"/>
  </w:num>
  <w:num w:numId="4" w16cid:durableId="1739354289">
    <w:abstractNumId w:val="19"/>
  </w:num>
  <w:num w:numId="5" w16cid:durableId="1836799231">
    <w:abstractNumId w:val="28"/>
  </w:num>
  <w:num w:numId="6" w16cid:durableId="602811497">
    <w:abstractNumId w:val="14"/>
  </w:num>
  <w:num w:numId="7" w16cid:durableId="28916566">
    <w:abstractNumId w:val="22"/>
  </w:num>
  <w:num w:numId="8" w16cid:durableId="29259530">
    <w:abstractNumId w:val="33"/>
  </w:num>
  <w:num w:numId="9" w16cid:durableId="473522203">
    <w:abstractNumId w:val="2"/>
  </w:num>
  <w:num w:numId="10" w16cid:durableId="252596738">
    <w:abstractNumId w:val="20"/>
  </w:num>
  <w:num w:numId="11" w16cid:durableId="1873304912">
    <w:abstractNumId w:val="32"/>
  </w:num>
  <w:num w:numId="12" w16cid:durableId="526528491">
    <w:abstractNumId w:val="16"/>
  </w:num>
  <w:num w:numId="13" w16cid:durableId="1863475225">
    <w:abstractNumId w:val="4"/>
  </w:num>
  <w:num w:numId="14" w16cid:durableId="141696649">
    <w:abstractNumId w:val="9"/>
  </w:num>
  <w:num w:numId="15" w16cid:durableId="1823502559">
    <w:abstractNumId w:val="10"/>
  </w:num>
  <w:num w:numId="16" w16cid:durableId="1782459043">
    <w:abstractNumId w:val="5"/>
  </w:num>
  <w:num w:numId="17" w16cid:durableId="178131797">
    <w:abstractNumId w:val="13"/>
  </w:num>
  <w:num w:numId="18" w16cid:durableId="233861504">
    <w:abstractNumId w:val="27"/>
  </w:num>
  <w:num w:numId="19" w16cid:durableId="1467430288">
    <w:abstractNumId w:val="15"/>
  </w:num>
  <w:num w:numId="20" w16cid:durableId="1556089068">
    <w:abstractNumId w:val="18"/>
  </w:num>
  <w:num w:numId="21" w16cid:durableId="1800144028">
    <w:abstractNumId w:val="35"/>
  </w:num>
  <w:num w:numId="22" w16cid:durableId="725301589">
    <w:abstractNumId w:val="6"/>
  </w:num>
  <w:num w:numId="23" w16cid:durableId="1519075129">
    <w:abstractNumId w:val="34"/>
  </w:num>
  <w:num w:numId="24" w16cid:durableId="264771714">
    <w:abstractNumId w:val="17"/>
  </w:num>
  <w:num w:numId="25" w16cid:durableId="1237548716">
    <w:abstractNumId w:val="12"/>
  </w:num>
  <w:num w:numId="26" w16cid:durableId="694814587">
    <w:abstractNumId w:val="11"/>
  </w:num>
  <w:num w:numId="27" w16cid:durableId="1761830851">
    <w:abstractNumId w:val="29"/>
  </w:num>
  <w:num w:numId="28" w16cid:durableId="542325621">
    <w:abstractNumId w:val="24"/>
  </w:num>
  <w:num w:numId="29" w16cid:durableId="63767682">
    <w:abstractNumId w:val="31"/>
  </w:num>
  <w:num w:numId="30" w16cid:durableId="1754858815">
    <w:abstractNumId w:val="25"/>
  </w:num>
  <w:num w:numId="31" w16cid:durableId="1274288186">
    <w:abstractNumId w:val="8"/>
  </w:num>
  <w:num w:numId="32" w16cid:durableId="1823034423">
    <w:abstractNumId w:val="1"/>
  </w:num>
  <w:num w:numId="33" w16cid:durableId="594167055">
    <w:abstractNumId w:val="3"/>
  </w:num>
  <w:num w:numId="34" w16cid:durableId="782961222">
    <w:abstractNumId w:val="30"/>
  </w:num>
  <w:num w:numId="35" w16cid:durableId="1588540476">
    <w:abstractNumId w:val="21"/>
  </w:num>
  <w:num w:numId="36" w16cid:durableId="10893523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34D7"/>
    <w:rsid w:val="002C18F7"/>
    <w:rsid w:val="00530107"/>
    <w:rsid w:val="00CE34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883F65"/>
  <w15:docId w15:val="{CEF3E86E-DFED-4C8A-AECD-BE63E3A9C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240"/>
      <w:outlineLvl w:val="0"/>
    </w:pPr>
    <w:rPr>
      <w:b/>
      <w:sz w:val="36"/>
      <w:szCs w:val="36"/>
    </w:rPr>
  </w:style>
  <w:style w:type="paragraph" w:styleId="Heading2">
    <w:name w:val="heading 2"/>
    <w:basedOn w:val="Normal"/>
    <w:next w:val="Normal"/>
    <w:uiPriority w:val="9"/>
    <w:unhideWhenUsed/>
    <w:qFormat/>
    <w:pPr>
      <w:keepNext/>
      <w:keepLines/>
      <w:spacing w:before="280" w:after="280"/>
      <w:outlineLvl w:val="1"/>
    </w:pPr>
    <w:rPr>
      <w:b/>
      <w:sz w:val="28"/>
      <w:szCs w:val="28"/>
    </w:rPr>
  </w:style>
  <w:style w:type="paragraph" w:styleId="Heading3">
    <w:name w:val="heading 3"/>
    <w:basedOn w:val="Normal"/>
    <w:next w:val="Normal"/>
    <w:uiPriority w:val="9"/>
    <w:unhideWhenUsed/>
    <w:qFormat/>
    <w:pPr>
      <w:spacing w:before="240" w:after="240"/>
      <w:outlineLvl w:val="2"/>
    </w:pPr>
    <w:rPr>
      <w:b/>
    </w:rPr>
  </w:style>
  <w:style w:type="paragraph" w:styleId="Heading4">
    <w:name w:val="heading 4"/>
    <w:basedOn w:val="Normal"/>
    <w:next w:val="Normal"/>
    <w:uiPriority w:val="9"/>
    <w:semiHidden/>
    <w:unhideWhenUsed/>
    <w:qFormat/>
    <w:pPr>
      <w:keepNext/>
      <w:spacing w:before="240" w:after="60" w:line="220" w:lineRule="auto"/>
      <w:jc w:val="both"/>
      <w:outlineLvl w:val="3"/>
    </w:pPr>
    <w:rPr>
      <w:rFonts w:ascii="Times New Roman" w:eastAsia="Times New Roman" w:hAnsi="Times New Roman" w:cs="Times New Roman"/>
      <w:b/>
      <w:i/>
      <w:sz w:val="22"/>
      <w:szCs w:val="22"/>
    </w:rPr>
  </w:style>
  <w:style w:type="paragraph" w:styleId="Heading5">
    <w:name w:val="heading 5"/>
    <w:basedOn w:val="Normal"/>
    <w:next w:val="Normal"/>
    <w:uiPriority w:val="9"/>
    <w:semiHidden/>
    <w:unhideWhenUsed/>
    <w:qFormat/>
    <w:pPr>
      <w:spacing w:before="240" w:after="60" w:line="220" w:lineRule="auto"/>
      <w:jc w:val="both"/>
      <w:outlineLvl w:val="4"/>
    </w:pPr>
    <w:rPr>
      <w:rFonts w:ascii="Arial" w:eastAsia="Arial" w:hAnsi="Arial" w:cs="Arial"/>
      <w:sz w:val="22"/>
      <w:szCs w:val="22"/>
    </w:rPr>
  </w:style>
  <w:style w:type="paragraph" w:styleId="Heading6">
    <w:name w:val="heading 6"/>
    <w:basedOn w:val="Normal"/>
    <w:next w:val="Normal"/>
    <w:uiPriority w:val="9"/>
    <w:semiHidden/>
    <w:unhideWhenUsed/>
    <w:qFormat/>
    <w:pPr>
      <w:spacing w:before="240" w:after="60" w:line="220" w:lineRule="auto"/>
      <w:jc w:val="both"/>
      <w:outlineLvl w:val="5"/>
    </w:pPr>
    <w:rPr>
      <w:rFonts w:ascii="Arial" w:eastAsia="Arial" w:hAnsi="Arial" w:cs="Arial"/>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0" w:after="720"/>
      <w:jc w:val="right"/>
    </w:pPr>
    <w:rPr>
      <w:rFonts w:ascii="Arial" w:eastAsia="Arial" w:hAnsi="Arial" w:cs="Arial"/>
      <w:b/>
      <w:sz w:val="64"/>
      <w:szCs w:val="6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530107"/>
    <w:pPr>
      <w:ind w:left="720"/>
      <w:contextualSpacing/>
    </w:pPr>
  </w:style>
  <w:style w:type="paragraph" w:styleId="Header">
    <w:name w:val="header"/>
    <w:basedOn w:val="Normal"/>
    <w:link w:val="HeaderChar"/>
    <w:uiPriority w:val="99"/>
    <w:unhideWhenUsed/>
    <w:rsid w:val="00530107"/>
    <w:pPr>
      <w:tabs>
        <w:tab w:val="center" w:pos="4680"/>
        <w:tab w:val="right" w:pos="9360"/>
      </w:tabs>
    </w:pPr>
  </w:style>
  <w:style w:type="character" w:customStyle="1" w:styleId="HeaderChar">
    <w:name w:val="Header Char"/>
    <w:basedOn w:val="DefaultParagraphFont"/>
    <w:link w:val="Header"/>
    <w:uiPriority w:val="99"/>
    <w:rsid w:val="00530107"/>
  </w:style>
  <w:style w:type="paragraph" w:styleId="Footer">
    <w:name w:val="footer"/>
    <w:basedOn w:val="Normal"/>
    <w:link w:val="FooterChar"/>
    <w:uiPriority w:val="99"/>
    <w:unhideWhenUsed/>
    <w:rsid w:val="00530107"/>
    <w:pPr>
      <w:tabs>
        <w:tab w:val="center" w:pos="4680"/>
        <w:tab w:val="right" w:pos="9360"/>
      </w:tabs>
    </w:pPr>
  </w:style>
  <w:style w:type="character" w:customStyle="1" w:styleId="FooterChar">
    <w:name w:val="Footer Char"/>
    <w:basedOn w:val="DefaultParagraphFont"/>
    <w:link w:val="Footer"/>
    <w:uiPriority w:val="99"/>
    <w:rsid w:val="005301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jpg"/><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27</Pages>
  <Words>4457</Words>
  <Characters>25410</Characters>
  <Application>Microsoft Office Word</Application>
  <DocSecurity>0</DocSecurity>
  <Lines>211</Lines>
  <Paragraphs>59</Paragraphs>
  <ScaleCrop>false</ScaleCrop>
  <Company/>
  <LinksUpToDate>false</LinksUpToDate>
  <CharactersWithSpaces>29808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Taaha Hussain Khan</dc:creator>
  <cp:lastModifiedBy>Taaha Hussain Khan</cp:lastModifiedBy>
  <cp:revision>2</cp:revision>
  <cp:lastPrinted>2024-01-31T22:03:00Z</cp:lastPrinted>
  <dcterms:created xsi:type="dcterms:W3CDTF">2024-01-31T22:03:00Z</dcterms:created>
  <dcterms:modified xsi:type="dcterms:W3CDTF">2024-01-31T22:03:00Z</dcterms:modified>
</cp:coreProperties>
</file>